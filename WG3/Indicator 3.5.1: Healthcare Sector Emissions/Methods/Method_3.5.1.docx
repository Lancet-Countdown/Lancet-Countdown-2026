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0884" w14:textId="2D3588E2" w:rsidR="002B274D" w:rsidRPr="00890224" w:rsidRDefault="002B274D" w:rsidP="00890224">
      <w:pPr>
        <w:pStyle w:val="Heading2"/>
        <w:jc w:val="center"/>
        <w:rPr>
          <w:b/>
          <w:bCs/>
          <w:u w:val="single"/>
        </w:rPr>
      </w:pPr>
      <w:bookmarkStart w:id="0" w:name="_Toc42252776"/>
      <w:r w:rsidRPr="00890224">
        <w:rPr>
          <w:b/>
          <w:bCs/>
          <w:u w:val="single"/>
        </w:rPr>
        <w:t>Healthcare Sector</w:t>
      </w:r>
      <w:bookmarkEnd w:id="0"/>
      <w:r w:rsidR="00272AE6" w:rsidRPr="00890224">
        <w:rPr>
          <w:b/>
          <w:bCs/>
          <w:u w:val="single"/>
        </w:rPr>
        <w:t xml:space="preserve"> Emissions</w:t>
      </w:r>
    </w:p>
    <w:p w14:paraId="43810D8F" w14:textId="77777777" w:rsidR="00F04D59" w:rsidRDefault="00F04D59" w:rsidP="002B274D">
      <w:pPr>
        <w:pStyle w:val="Methodsheadings"/>
        <w:rPr>
          <w:rFonts w:cs="Times New Roman"/>
        </w:rPr>
      </w:pPr>
    </w:p>
    <w:p w14:paraId="6D2E985D" w14:textId="7A505027" w:rsidR="002B274D" w:rsidRDefault="00681B50" w:rsidP="002B274D">
      <w:pPr>
        <w:pStyle w:val="Methodsheadings"/>
        <w:rPr>
          <w:rFonts w:cs="Times New Roman"/>
        </w:rPr>
      </w:pPr>
      <w:r>
        <w:rPr>
          <w:rFonts w:cs="Times New Roman"/>
        </w:rPr>
        <w:t>D</w:t>
      </w:r>
      <w:r w:rsidR="0082130B">
        <w:rPr>
          <w:rFonts w:cs="Times New Roman"/>
        </w:rPr>
        <w:t>ATA</w:t>
      </w:r>
    </w:p>
    <w:p w14:paraId="6D0EF186" w14:textId="03960488" w:rsidR="0066538D" w:rsidRDefault="00111DE6" w:rsidP="00111DE6">
      <w:pPr>
        <w:pStyle w:val="Methodsheadings"/>
        <w:rPr>
          <w:rFonts w:cs="Times New Roman"/>
          <w:b w:val="0"/>
          <w:bCs/>
        </w:rPr>
      </w:pPr>
      <w:r>
        <w:rPr>
          <w:rFonts w:cs="Times New Roman"/>
          <w:b w:val="0"/>
          <w:bCs/>
        </w:rPr>
        <w:t>T</w:t>
      </w:r>
      <w:r w:rsidRPr="00111DE6">
        <w:rPr>
          <w:rFonts w:cs="Times New Roman"/>
          <w:b w:val="0"/>
          <w:bCs/>
        </w:rPr>
        <w:t>his analysis utilized EXIOBASE 3.</w:t>
      </w:r>
      <w:r w:rsidR="00D176F1">
        <w:rPr>
          <w:rFonts w:cs="Times New Roman"/>
          <w:b w:val="0"/>
          <w:bCs/>
        </w:rPr>
        <w:t>9</w:t>
      </w:r>
      <w:r w:rsidRPr="00111DE6">
        <w:rPr>
          <w:rFonts w:cs="Times New Roman"/>
          <w:b w:val="0"/>
          <w:bCs/>
        </w:rPr>
        <w:t>.</w:t>
      </w:r>
      <w:r w:rsidR="00D176F1">
        <w:rPr>
          <w:rFonts w:cs="Times New Roman"/>
          <w:b w:val="0"/>
          <w:bCs/>
        </w:rPr>
        <w:t>6</w:t>
      </w:r>
      <w:r w:rsidRPr="00111DE6">
        <w:rPr>
          <w:rFonts w:cs="Times New Roman"/>
          <w:b w:val="0"/>
          <w:bCs/>
        </w:rPr>
        <w:t>, a global multi-regional environmentally extended input-output (EE-MRIO) database covering 44 countries and 5 rest-of-world (</w:t>
      </w:r>
      <w:proofErr w:type="spellStart"/>
      <w:r w:rsidRPr="00111DE6">
        <w:rPr>
          <w:rFonts w:cs="Times New Roman"/>
          <w:b w:val="0"/>
          <w:bCs/>
        </w:rPr>
        <w:t>RoW</w:t>
      </w:r>
      <w:proofErr w:type="spellEnd"/>
      <w:r w:rsidRPr="00111DE6">
        <w:rPr>
          <w:rFonts w:cs="Times New Roman"/>
          <w:b w:val="0"/>
          <w:bCs/>
        </w:rPr>
        <w:t>) regions</w:t>
      </w:r>
      <w:r w:rsidR="00A32ABE">
        <w:rPr>
          <w:rFonts w:cs="Times New Roman"/>
          <w:b w:val="0"/>
          <w:bCs/>
        </w:rPr>
        <w:t xml:space="preserve">, </w:t>
      </w:r>
      <w:r w:rsidRPr="00111DE6">
        <w:rPr>
          <w:rFonts w:cs="Times New Roman"/>
          <w:b w:val="0"/>
          <w:bCs/>
        </w:rPr>
        <w:t>with EXIOBASE tables in euros</w:t>
      </w:r>
      <w:r w:rsidR="00D52902">
        <w:rPr>
          <w:rFonts w:cs="Times New Roman"/>
          <w:b w:val="0"/>
          <w:bCs/>
        </w:rPr>
        <w:t xml:space="preserve"> (Stadler et al. 2018)</w:t>
      </w:r>
      <w:r w:rsidR="00AC04A7">
        <w:rPr>
          <w:rFonts w:cs="Times New Roman"/>
          <w:b w:val="0"/>
          <w:bCs/>
        </w:rPr>
        <w:t xml:space="preserve">. </w:t>
      </w:r>
      <w:r w:rsidR="004A7C30">
        <w:rPr>
          <w:rFonts w:cs="Times New Roman"/>
          <w:b w:val="0"/>
          <w:bCs/>
        </w:rPr>
        <w:t xml:space="preserve">The most recent version of </w:t>
      </w:r>
      <w:r w:rsidR="00AC04A7">
        <w:rPr>
          <w:rFonts w:cs="Times New Roman"/>
          <w:b w:val="0"/>
          <w:bCs/>
        </w:rPr>
        <w:t>EXIOBASE</w:t>
      </w:r>
      <w:r w:rsidR="004A7C30">
        <w:rPr>
          <w:rFonts w:cs="Times New Roman"/>
          <w:b w:val="0"/>
          <w:bCs/>
        </w:rPr>
        <w:t>, v</w:t>
      </w:r>
      <w:r w:rsidR="00AC04A7">
        <w:rPr>
          <w:rFonts w:cs="Times New Roman"/>
          <w:b w:val="0"/>
          <w:bCs/>
        </w:rPr>
        <w:t xml:space="preserve"> 3.9.</w:t>
      </w:r>
      <w:r w:rsidR="00C82109">
        <w:rPr>
          <w:rFonts w:cs="Times New Roman"/>
          <w:b w:val="0"/>
          <w:bCs/>
        </w:rPr>
        <w:t xml:space="preserve"> is based on supply and use </w:t>
      </w:r>
      <w:r w:rsidR="005A69CC">
        <w:rPr>
          <w:rFonts w:cs="Times New Roman"/>
          <w:b w:val="0"/>
          <w:bCs/>
        </w:rPr>
        <w:t xml:space="preserve">tables up to </w:t>
      </w:r>
      <w:r w:rsidR="00BF21C1">
        <w:rPr>
          <w:rFonts w:cs="Times New Roman"/>
          <w:b w:val="0"/>
          <w:bCs/>
        </w:rPr>
        <w:t xml:space="preserve">2020, with </w:t>
      </w:r>
      <w:r w:rsidR="005A69CC">
        <w:rPr>
          <w:rFonts w:cs="Times New Roman"/>
          <w:b w:val="0"/>
          <w:bCs/>
        </w:rPr>
        <w:t>now</w:t>
      </w:r>
      <w:r w:rsidR="00013AEA">
        <w:rPr>
          <w:rFonts w:cs="Times New Roman"/>
          <w:b w:val="0"/>
          <w:bCs/>
        </w:rPr>
        <w:t>-</w:t>
      </w:r>
      <w:r w:rsidR="005A69CC">
        <w:rPr>
          <w:rFonts w:cs="Times New Roman"/>
          <w:b w:val="0"/>
          <w:bCs/>
        </w:rPr>
        <w:t>casted</w:t>
      </w:r>
      <w:r w:rsidR="00BF21C1">
        <w:rPr>
          <w:rFonts w:cs="Times New Roman"/>
          <w:b w:val="0"/>
          <w:bCs/>
        </w:rPr>
        <w:t xml:space="preserve"> </w:t>
      </w:r>
      <w:r w:rsidR="005A69CC">
        <w:rPr>
          <w:rFonts w:cs="Times New Roman"/>
          <w:b w:val="0"/>
          <w:bCs/>
        </w:rPr>
        <w:t>data for 2021 and 2022.</w:t>
      </w:r>
      <w:r w:rsidR="00C63D9D">
        <w:rPr>
          <w:rFonts w:cs="Times New Roman"/>
          <w:b w:val="0"/>
          <w:bCs/>
        </w:rPr>
        <w:t xml:space="preserve"> Now</w:t>
      </w:r>
      <w:r w:rsidR="00013AEA">
        <w:rPr>
          <w:rFonts w:cs="Times New Roman"/>
          <w:b w:val="0"/>
          <w:bCs/>
        </w:rPr>
        <w:t>-</w:t>
      </w:r>
      <w:r w:rsidR="00C63D9D">
        <w:rPr>
          <w:rFonts w:cs="Times New Roman"/>
          <w:b w:val="0"/>
          <w:bCs/>
        </w:rPr>
        <w:t>cast</w:t>
      </w:r>
      <w:r w:rsidR="00013AEA">
        <w:rPr>
          <w:rFonts w:cs="Times New Roman"/>
          <w:b w:val="0"/>
          <w:bCs/>
        </w:rPr>
        <w:t xml:space="preserve">ed data must be used with caution, and </w:t>
      </w:r>
      <w:r w:rsidR="00D0131D">
        <w:rPr>
          <w:rFonts w:cs="Times New Roman"/>
          <w:b w:val="0"/>
          <w:bCs/>
        </w:rPr>
        <w:t>i</w:t>
      </w:r>
      <w:r w:rsidR="00B157E8">
        <w:rPr>
          <w:rFonts w:cs="Times New Roman"/>
          <w:b w:val="0"/>
          <w:bCs/>
        </w:rPr>
        <w:t>t is not recommended to use n</w:t>
      </w:r>
      <w:r w:rsidR="00694E19">
        <w:rPr>
          <w:rFonts w:cs="Times New Roman"/>
          <w:b w:val="0"/>
          <w:bCs/>
        </w:rPr>
        <w:t xml:space="preserve">owcasted data </w:t>
      </w:r>
      <w:r w:rsidR="00B157E8">
        <w:rPr>
          <w:rFonts w:cs="Times New Roman"/>
          <w:b w:val="0"/>
          <w:bCs/>
        </w:rPr>
        <w:t>for sector</w:t>
      </w:r>
      <w:r w:rsidR="0066538D">
        <w:rPr>
          <w:rFonts w:cs="Times New Roman"/>
          <w:b w:val="0"/>
          <w:bCs/>
        </w:rPr>
        <w:t>-</w:t>
      </w:r>
      <w:r w:rsidR="00B157E8">
        <w:rPr>
          <w:rFonts w:cs="Times New Roman"/>
          <w:b w:val="0"/>
          <w:bCs/>
        </w:rPr>
        <w:t xml:space="preserve">level analysis, especially </w:t>
      </w:r>
      <w:r w:rsidR="004A7C30">
        <w:rPr>
          <w:rFonts w:cs="Times New Roman"/>
          <w:b w:val="0"/>
          <w:bCs/>
        </w:rPr>
        <w:t>as</w:t>
      </w:r>
      <w:r w:rsidR="00CE73B3">
        <w:rPr>
          <w:rFonts w:cs="Times New Roman"/>
          <w:b w:val="0"/>
          <w:bCs/>
        </w:rPr>
        <w:t xml:space="preserve"> nowcast</w:t>
      </w:r>
      <w:r w:rsidR="007F2C27">
        <w:rPr>
          <w:rFonts w:cs="Times New Roman"/>
          <w:b w:val="0"/>
          <w:bCs/>
        </w:rPr>
        <w:t xml:space="preserve"> predictions</w:t>
      </w:r>
      <w:r w:rsidR="00CE73B3">
        <w:rPr>
          <w:rFonts w:cs="Times New Roman"/>
          <w:b w:val="0"/>
          <w:bCs/>
        </w:rPr>
        <w:t xml:space="preserve"> fail to adequately </w:t>
      </w:r>
      <w:r w:rsidR="007F2C27">
        <w:rPr>
          <w:rFonts w:cs="Times New Roman"/>
          <w:b w:val="0"/>
          <w:bCs/>
        </w:rPr>
        <w:t>capture the impacts of the global pandemic. For this reason, th</w:t>
      </w:r>
      <w:r w:rsidR="00D723F3">
        <w:rPr>
          <w:rFonts w:cs="Times New Roman"/>
          <w:b w:val="0"/>
          <w:bCs/>
        </w:rPr>
        <w:t xml:space="preserve">is analysis uses the 2020 model for subsequent year </w:t>
      </w:r>
      <w:r w:rsidR="0066538D">
        <w:rPr>
          <w:rFonts w:cs="Times New Roman"/>
          <w:b w:val="0"/>
          <w:bCs/>
        </w:rPr>
        <w:t>calculations,</w:t>
      </w:r>
      <w:r w:rsidR="00D723F3">
        <w:rPr>
          <w:rFonts w:cs="Times New Roman"/>
          <w:b w:val="0"/>
          <w:bCs/>
        </w:rPr>
        <w:t xml:space="preserve"> and </w:t>
      </w:r>
      <w:r w:rsidR="00493BEA">
        <w:rPr>
          <w:rFonts w:cs="Times New Roman"/>
          <w:b w:val="0"/>
          <w:bCs/>
        </w:rPr>
        <w:t xml:space="preserve">2021-2023 expenditures were </w:t>
      </w:r>
      <w:r w:rsidR="00932743">
        <w:rPr>
          <w:rFonts w:cs="Times New Roman"/>
          <w:b w:val="0"/>
          <w:bCs/>
        </w:rPr>
        <w:t>deflated</w:t>
      </w:r>
      <w:r w:rsidR="00493BEA">
        <w:rPr>
          <w:rFonts w:cs="Times New Roman"/>
          <w:b w:val="0"/>
          <w:bCs/>
        </w:rPr>
        <w:t xml:space="preserve"> accordingly. </w:t>
      </w:r>
    </w:p>
    <w:p w14:paraId="17D06D13" w14:textId="1A492C67" w:rsidR="009C7F30" w:rsidRDefault="0066538D" w:rsidP="000D32CE">
      <w:pPr>
        <w:pStyle w:val="Methodsheadings"/>
        <w:rPr>
          <w:rFonts w:cs="Times New Roman"/>
          <w:b w:val="0"/>
          <w:bCs/>
        </w:rPr>
      </w:pPr>
      <w:r>
        <w:rPr>
          <w:rFonts w:cs="Times New Roman"/>
          <w:b w:val="0"/>
          <w:bCs/>
        </w:rPr>
        <w:t xml:space="preserve">National health expenditure data come from the Global Health Expenditure Database (GHED), and </w:t>
      </w:r>
      <w:r w:rsidR="004908BE">
        <w:rPr>
          <w:rFonts w:cs="Times New Roman"/>
          <w:b w:val="0"/>
          <w:bCs/>
        </w:rPr>
        <w:t xml:space="preserve">this analysis uses the December 12, </w:t>
      </w:r>
      <w:proofErr w:type="gramStart"/>
      <w:r w:rsidR="004908BE">
        <w:rPr>
          <w:rFonts w:cs="Times New Roman"/>
          <w:b w:val="0"/>
          <w:bCs/>
        </w:rPr>
        <w:t>2025</w:t>
      </w:r>
      <w:proofErr w:type="gramEnd"/>
      <w:r w:rsidR="004908BE">
        <w:rPr>
          <w:rFonts w:cs="Times New Roman"/>
          <w:b w:val="0"/>
          <w:bCs/>
        </w:rPr>
        <w:t xml:space="preserve"> version</w:t>
      </w:r>
      <w:r w:rsidR="00115533">
        <w:rPr>
          <w:rFonts w:cs="Times New Roman"/>
          <w:b w:val="0"/>
          <w:bCs/>
        </w:rPr>
        <w:t xml:space="preserve">. </w:t>
      </w:r>
      <w:r w:rsidR="009C7F30" w:rsidRPr="009C7F30">
        <w:rPr>
          <w:rFonts w:cs="Times New Roman"/>
          <w:b w:val="0"/>
          <w:bCs/>
        </w:rPr>
        <w:t>For 2021–2023, expenditures must be expressed in 2020 USD to be compatible with the 2020 EXIOBASE model used for those years. This is accomplished through a three-step procedure using GHED-supplied exchange rates (</w:t>
      </w:r>
      <w:r w:rsidR="009C7F30">
        <w:rPr>
          <w:rFonts w:cs="Times New Roman"/>
          <w:b w:val="0"/>
          <w:bCs/>
        </w:rPr>
        <w:t>‘</w:t>
      </w:r>
      <w:r w:rsidR="009C7F30" w:rsidRPr="009C7F30">
        <w:rPr>
          <w:rFonts w:cs="Times New Roman"/>
          <w:b w:val="0"/>
          <w:bCs/>
          <w:i/>
          <w:iCs/>
        </w:rPr>
        <w:t>xrt’</w:t>
      </w:r>
      <w:r w:rsidR="009C7F30" w:rsidRPr="009C7F30">
        <w:rPr>
          <w:rFonts w:cs="Times New Roman"/>
          <w:b w:val="0"/>
          <w:bCs/>
        </w:rPr>
        <w:t xml:space="preserve">, in </w:t>
      </w:r>
      <w:r w:rsidR="009C7F30">
        <w:rPr>
          <w:rFonts w:cs="Times New Roman"/>
          <w:b w:val="0"/>
          <w:bCs/>
        </w:rPr>
        <w:t>national</w:t>
      </w:r>
      <w:r w:rsidR="009C7F30" w:rsidRPr="009C7F30">
        <w:rPr>
          <w:rFonts w:cs="Times New Roman"/>
          <w:b w:val="0"/>
          <w:bCs/>
        </w:rPr>
        <w:t xml:space="preserve"> currency units per USD) and GDP price deflators (</w:t>
      </w:r>
      <w:r w:rsidR="009C7F30">
        <w:rPr>
          <w:rFonts w:cs="Times New Roman"/>
          <w:b w:val="0"/>
          <w:bCs/>
        </w:rPr>
        <w:t>‘</w:t>
      </w:r>
      <w:r w:rsidR="009C7F30" w:rsidRPr="009C7F30">
        <w:rPr>
          <w:rFonts w:cs="Times New Roman"/>
          <w:b w:val="0"/>
          <w:bCs/>
          <w:i/>
          <w:iCs/>
        </w:rPr>
        <w:t>gdpd</w:t>
      </w:r>
      <w:r w:rsidR="009C7F30">
        <w:rPr>
          <w:rFonts w:cs="Times New Roman"/>
          <w:b w:val="0"/>
          <w:bCs/>
        </w:rPr>
        <w:t>’</w:t>
      </w:r>
      <w:r w:rsidR="009C7F30" w:rsidRPr="009C7F30">
        <w:rPr>
          <w:rFonts w:cs="Times New Roman"/>
          <w:b w:val="0"/>
          <w:bCs/>
        </w:rPr>
        <w:t>, indexed to 20</w:t>
      </w:r>
      <w:r w:rsidR="00611348">
        <w:rPr>
          <w:rFonts w:cs="Times New Roman"/>
          <w:b w:val="0"/>
          <w:bCs/>
        </w:rPr>
        <w:t>23</w:t>
      </w:r>
      <w:r w:rsidR="009C7F30" w:rsidRPr="009C7F30">
        <w:rPr>
          <w:rFonts w:cs="Times New Roman"/>
          <w:b w:val="0"/>
          <w:bCs/>
        </w:rPr>
        <w:t xml:space="preserve"> = 100). Subscripts t and 2020 denote values for the nominal year and the base year, respectively.</w:t>
      </w:r>
    </w:p>
    <w:p w14:paraId="54A63404" w14:textId="6C0B48BD" w:rsidR="009C7F30" w:rsidRDefault="00FB4C2C" w:rsidP="00FB4C2C">
      <w:pPr>
        <w:pStyle w:val="Methodsheadings"/>
        <w:numPr>
          <w:ilvl w:val="0"/>
          <w:numId w:val="16"/>
        </w:numPr>
        <w:rPr>
          <w:rFonts w:cs="Times New Roman"/>
          <w:b w:val="0"/>
          <w:bCs/>
        </w:rPr>
      </w:pPr>
      <w:r>
        <w:rPr>
          <w:rFonts w:cs="Times New Roman"/>
          <w:b w:val="0"/>
          <w:bCs/>
        </w:rPr>
        <w:t>Convert nominal-year USD expenditures to local currency.</w:t>
      </w:r>
    </w:p>
    <w:p w14:paraId="122B5990" w14:textId="1314446D" w:rsidR="00931BCC" w:rsidRPr="00931BCC" w:rsidRDefault="00931BCC" w:rsidP="00931BCC">
      <w:pPr>
        <w:pStyle w:val="Methodsheadings"/>
        <w:ind w:left="720"/>
        <w:rPr>
          <w:rFonts w:cs="Times New Roman"/>
          <w:b w:val="0"/>
          <w:bCs/>
          <w:lang w:val="fr-FR"/>
        </w:rPr>
      </w:pPr>
      <w:proofErr w:type="gramStart"/>
      <w:r w:rsidRPr="00931BCC">
        <w:rPr>
          <w:rFonts w:cs="Times New Roman"/>
          <w:b w:val="0"/>
          <w:bCs/>
          <w:lang w:val="fr-FR"/>
        </w:rPr>
        <w:t>che</w:t>
      </w:r>
      <w:proofErr w:type="gramEnd"/>
      <w:r w:rsidRPr="00931BCC">
        <w:rPr>
          <w:rFonts w:cs="Times New Roman"/>
          <w:b w:val="0"/>
          <w:bCs/>
          <w:lang w:val="fr-FR"/>
        </w:rPr>
        <w:t xml:space="preserve">_pc_localₜ = che_pc_usdₜ </w:t>
      </w:r>
      <w:r w:rsidR="0091456A">
        <w:rPr>
          <w:rFonts w:cs="Times New Roman"/>
          <w:b w:val="0"/>
          <w:bCs/>
          <w:lang w:val="fr-FR"/>
        </w:rPr>
        <w:t>*</w:t>
      </w:r>
      <w:r w:rsidRPr="00931BCC">
        <w:rPr>
          <w:rFonts w:cs="Times New Roman"/>
          <w:b w:val="0"/>
          <w:bCs/>
          <w:lang w:val="fr-FR"/>
        </w:rPr>
        <w:t xml:space="preserve"> xrtₜ</w:t>
      </w:r>
    </w:p>
    <w:p w14:paraId="7EC28EDD" w14:textId="1EEBC47D" w:rsidR="00F35320" w:rsidRPr="00890224" w:rsidRDefault="00931BCC" w:rsidP="00931BCC">
      <w:pPr>
        <w:pStyle w:val="Methodsheadings"/>
        <w:ind w:left="720"/>
        <w:rPr>
          <w:rFonts w:cs="Times New Roman"/>
          <w:b w:val="0"/>
          <w:bCs/>
          <w:lang w:val="it-IT"/>
        </w:rPr>
      </w:pPr>
      <w:r w:rsidRPr="00890224">
        <w:rPr>
          <w:rFonts w:cs="Times New Roman"/>
          <w:b w:val="0"/>
          <w:bCs/>
          <w:lang w:val="it-IT"/>
        </w:rPr>
        <w:t xml:space="preserve">che_localₜ = che_usdₜ </w:t>
      </w:r>
      <w:r w:rsidR="0091456A" w:rsidRPr="00890224">
        <w:rPr>
          <w:rFonts w:cs="Times New Roman"/>
          <w:b w:val="0"/>
          <w:bCs/>
          <w:lang w:val="it-IT"/>
        </w:rPr>
        <w:t>*</w:t>
      </w:r>
      <w:r w:rsidRPr="00890224">
        <w:rPr>
          <w:rFonts w:cs="Times New Roman"/>
          <w:b w:val="0"/>
          <w:bCs/>
          <w:lang w:val="it-IT"/>
        </w:rPr>
        <w:t xml:space="preserve"> xrtₜ</w:t>
      </w:r>
    </w:p>
    <w:p w14:paraId="79FEDD72" w14:textId="4E6B3386" w:rsidR="00FB4C2C" w:rsidRDefault="00FB4C2C" w:rsidP="00FB4C2C">
      <w:pPr>
        <w:pStyle w:val="Methodsheadings"/>
        <w:numPr>
          <w:ilvl w:val="0"/>
          <w:numId w:val="16"/>
        </w:numPr>
        <w:rPr>
          <w:rFonts w:cs="Times New Roman"/>
          <w:b w:val="0"/>
          <w:bCs/>
        </w:rPr>
      </w:pPr>
      <w:r>
        <w:rPr>
          <w:rFonts w:cs="Times New Roman"/>
          <w:b w:val="0"/>
          <w:bCs/>
        </w:rPr>
        <w:t>Deflate local currency expenditure to 2020 real values using the GDP price index.</w:t>
      </w:r>
    </w:p>
    <w:p w14:paraId="702353F0" w14:textId="7CA322E3" w:rsidR="00E70327" w:rsidRPr="00E70327" w:rsidRDefault="00E70327" w:rsidP="00E70327">
      <w:pPr>
        <w:pStyle w:val="Methodsheadings"/>
        <w:ind w:left="720"/>
        <w:rPr>
          <w:rFonts w:cs="Times New Roman"/>
          <w:b w:val="0"/>
          <w:bCs/>
          <w:lang w:val="en-GB"/>
        </w:rPr>
      </w:pPr>
      <w:r w:rsidRPr="00E70327">
        <w:rPr>
          <w:rFonts w:cs="Times New Roman"/>
          <w:b w:val="0"/>
          <w:bCs/>
          <w:lang w:val="en-GB"/>
        </w:rPr>
        <w:t xml:space="preserve">che_pc_local₂₀₂₀ = che_pc_localₜ </w:t>
      </w:r>
      <w:r w:rsidR="0091456A">
        <w:rPr>
          <w:rFonts w:cs="Times New Roman"/>
          <w:b w:val="0"/>
          <w:bCs/>
          <w:lang w:val="en-GB"/>
        </w:rPr>
        <w:t xml:space="preserve">* </w:t>
      </w:r>
      <w:r w:rsidRPr="00E70327">
        <w:rPr>
          <w:rFonts w:cs="Times New Roman"/>
          <w:b w:val="0"/>
          <w:bCs/>
          <w:lang w:val="en-GB"/>
        </w:rPr>
        <w:t>(gdpd₂₀₂₀ / gdpdₜ)</w:t>
      </w:r>
    </w:p>
    <w:p w14:paraId="4F9FF2EC" w14:textId="72CFBF66" w:rsidR="00E70327" w:rsidRPr="00890224" w:rsidRDefault="00E70327" w:rsidP="00E70327">
      <w:pPr>
        <w:pStyle w:val="Methodsheadings"/>
        <w:ind w:left="720"/>
        <w:rPr>
          <w:rFonts w:cs="Times New Roman"/>
          <w:b w:val="0"/>
          <w:bCs/>
          <w:lang w:val="it-IT"/>
        </w:rPr>
      </w:pPr>
      <w:r w:rsidRPr="00890224">
        <w:rPr>
          <w:rFonts w:cs="Times New Roman"/>
          <w:b w:val="0"/>
          <w:bCs/>
          <w:lang w:val="it-IT"/>
        </w:rPr>
        <w:t xml:space="preserve">che_local₂₀₂₀ = che_localₜ </w:t>
      </w:r>
      <w:r w:rsidR="0091456A" w:rsidRPr="00890224">
        <w:rPr>
          <w:rFonts w:cs="Times New Roman"/>
          <w:b w:val="0"/>
          <w:bCs/>
          <w:lang w:val="it-IT"/>
        </w:rPr>
        <w:t>*</w:t>
      </w:r>
      <w:r w:rsidRPr="00890224">
        <w:rPr>
          <w:rFonts w:cs="Times New Roman"/>
          <w:b w:val="0"/>
          <w:bCs/>
          <w:lang w:val="it-IT"/>
        </w:rPr>
        <w:t xml:space="preserve"> (gdpd₂₀₂₀ / gdpdₜ)</w:t>
      </w:r>
    </w:p>
    <w:p w14:paraId="1B7155AF" w14:textId="6C1ADB0F" w:rsidR="00FB4C2C" w:rsidRDefault="00FB4C2C" w:rsidP="00FB4C2C">
      <w:pPr>
        <w:pStyle w:val="Methodsheadings"/>
        <w:numPr>
          <w:ilvl w:val="0"/>
          <w:numId w:val="16"/>
        </w:numPr>
        <w:rPr>
          <w:rFonts w:cs="Times New Roman"/>
          <w:b w:val="0"/>
          <w:bCs/>
        </w:rPr>
      </w:pPr>
      <w:r>
        <w:rPr>
          <w:rFonts w:cs="Times New Roman"/>
          <w:b w:val="0"/>
          <w:bCs/>
        </w:rPr>
        <w:t>Convert 2020 real local currency back to 2020 USD using 2020 exchange rate.</w:t>
      </w:r>
    </w:p>
    <w:p w14:paraId="47C7EFF8" w14:textId="77777777" w:rsidR="0026256D" w:rsidRPr="0026256D" w:rsidRDefault="0026256D" w:rsidP="0026256D">
      <w:pPr>
        <w:pStyle w:val="Methodsheadings"/>
        <w:ind w:left="720"/>
        <w:rPr>
          <w:rFonts w:cs="Times New Roman"/>
          <w:b w:val="0"/>
          <w:bCs/>
        </w:rPr>
      </w:pPr>
      <w:r w:rsidRPr="0026256D">
        <w:rPr>
          <w:rFonts w:cs="Times New Roman"/>
          <w:b w:val="0"/>
          <w:bCs/>
        </w:rPr>
        <w:t>che_pc_usd₂₀₂₀ = che_pc_local₂₀₂₀ / xrt₂₀₂₀</w:t>
      </w:r>
    </w:p>
    <w:p w14:paraId="12557F20" w14:textId="5C4DD189" w:rsidR="0026256D" w:rsidRPr="00890224" w:rsidRDefault="0026256D" w:rsidP="0026256D">
      <w:pPr>
        <w:pStyle w:val="Methodsheadings"/>
        <w:ind w:left="720"/>
        <w:rPr>
          <w:rFonts w:cs="Times New Roman"/>
          <w:b w:val="0"/>
          <w:bCs/>
          <w:lang w:val="it-IT"/>
        </w:rPr>
      </w:pPr>
      <w:r w:rsidRPr="00890224">
        <w:rPr>
          <w:rFonts w:cs="Times New Roman"/>
          <w:b w:val="0"/>
          <w:bCs/>
          <w:lang w:val="it-IT"/>
        </w:rPr>
        <w:t>che_usd₂₀₂₀ = che_local₂₀₂₀ / xrt₂₀₂₀</w:t>
      </w:r>
    </w:p>
    <w:p w14:paraId="29117386" w14:textId="269B8221" w:rsidR="00111DE6" w:rsidRDefault="00F35320" w:rsidP="0091456A">
      <w:pPr>
        <w:spacing w:after="140"/>
      </w:pPr>
      <w:r>
        <w:t>The resulting</w:t>
      </w:r>
      <w:r w:rsidRPr="00F35320">
        <w:t xml:space="preserve"> che_pc_usd₂₀₂₀ </w:t>
      </w:r>
      <w:r>
        <w:t xml:space="preserve">and </w:t>
      </w:r>
      <w:r w:rsidRPr="00F35320">
        <w:t>che_usd₂₀₂₀</w:t>
      </w:r>
      <w:r>
        <w:t xml:space="preserve"> values represent real 2020 USD expenditures and are used in place of the nominal GHED values when calculating emissions and DALYs for 2021–2023.</w:t>
      </w:r>
    </w:p>
    <w:p w14:paraId="24569857" w14:textId="77777777" w:rsidR="0082130B" w:rsidRPr="0091456A" w:rsidRDefault="0082130B" w:rsidP="0091456A">
      <w:pPr>
        <w:spacing w:after="140"/>
      </w:pPr>
    </w:p>
    <w:p w14:paraId="31A9110F" w14:textId="4DF45B7C" w:rsidR="00111DE6" w:rsidRDefault="0082130B" w:rsidP="002B274D">
      <w:pPr>
        <w:pStyle w:val="Methodsheadings"/>
        <w:rPr>
          <w:rFonts w:cs="Times New Roman"/>
        </w:rPr>
      </w:pPr>
      <w:r>
        <w:rPr>
          <w:rFonts w:cs="Times New Roman"/>
        </w:rPr>
        <w:t>METHODS</w:t>
      </w:r>
    </w:p>
    <w:p w14:paraId="2990A678" w14:textId="3BEE6A71" w:rsidR="0082130B" w:rsidRPr="0082130B" w:rsidRDefault="0082130B" w:rsidP="002B274D">
      <w:pPr>
        <w:pStyle w:val="Methodsheadings"/>
        <w:rPr>
          <w:rFonts w:cs="Times New Roman"/>
          <w:b w:val="0"/>
          <w:bCs/>
          <w:i/>
          <w:iCs/>
        </w:rPr>
      </w:pPr>
      <w:r w:rsidRPr="0082130B">
        <w:rPr>
          <w:rFonts w:cs="Times New Roman"/>
          <w:b w:val="0"/>
          <w:bCs/>
          <w:i/>
          <w:iCs/>
        </w:rPr>
        <w:t>Emissions Calculations</w:t>
      </w:r>
    </w:p>
    <w:p w14:paraId="124F935D" w14:textId="0E0002FD" w:rsidR="00BF1AD3" w:rsidRDefault="002B274D" w:rsidP="00163B07">
      <w:pPr>
        <w:rPr>
          <w:rFonts w:cs="Times New Roman"/>
          <w:color w:val="000000" w:themeColor="text1"/>
        </w:rPr>
      </w:pPr>
      <w:r w:rsidRPr="00C630E6">
        <w:rPr>
          <w:rFonts w:cs="Times New Roman"/>
          <w:color w:val="000000" w:themeColor="text1"/>
        </w:rPr>
        <w:t xml:space="preserve">This indicator is in the form of healthcare-associated GHG emissions per capita per year, including direct emissions from healthcare facilities as well as emissions from the consumption of goods and services supplied by other sectors. Results are calculated by assigning aggregate national health expenditures from WHO to final demand for ‘Health and Social Work’ sectors in the </w:t>
      </w:r>
      <w:r w:rsidR="002A7F2F">
        <w:rPr>
          <w:rFonts w:cs="Times New Roman"/>
          <w:color w:val="000000" w:themeColor="text1"/>
        </w:rPr>
        <w:t>EE-</w:t>
      </w:r>
      <w:r w:rsidRPr="00C630E6">
        <w:rPr>
          <w:rFonts w:cs="Times New Roman"/>
          <w:color w:val="000000" w:themeColor="text1"/>
        </w:rPr>
        <w:t>MRIO model.  Environmental satellite accounts</w:t>
      </w:r>
      <w:r w:rsidR="00041150">
        <w:rPr>
          <w:rFonts w:cs="Times New Roman"/>
          <w:color w:val="000000" w:themeColor="text1"/>
        </w:rPr>
        <w:t xml:space="preserve"> </w:t>
      </w:r>
      <w:r w:rsidRPr="00C630E6">
        <w:rPr>
          <w:rFonts w:cs="Times New Roman"/>
          <w:color w:val="000000" w:themeColor="text1"/>
        </w:rPr>
        <w:t xml:space="preserve">accompany each </w:t>
      </w:r>
      <w:r w:rsidR="002A7F2F">
        <w:rPr>
          <w:rFonts w:cs="Times New Roman"/>
          <w:color w:val="000000" w:themeColor="text1"/>
        </w:rPr>
        <w:t>EE-</w:t>
      </w:r>
      <w:r w:rsidRPr="00C630E6">
        <w:rPr>
          <w:rFonts w:cs="Times New Roman"/>
          <w:color w:val="000000" w:themeColor="text1"/>
        </w:rPr>
        <w:t>MRIO model. Consumption-based GHG emissions are then calculated using the standard Leontief inverse techniqu</w:t>
      </w:r>
      <w:r w:rsidR="00D74B63">
        <w:rPr>
          <w:rFonts w:cs="Times New Roman"/>
          <w:color w:val="000000" w:themeColor="text1"/>
        </w:rPr>
        <w:t xml:space="preserve">e (Miller and Blair </w:t>
      </w:r>
      <w:r w:rsidR="00D74B63" w:rsidRPr="00B44E17">
        <w:rPr>
          <w:rFonts w:cs="Times New Roman"/>
        </w:rPr>
        <w:t>2009</w:t>
      </w:r>
      <w:r w:rsidR="00D74B63">
        <w:rPr>
          <w:rFonts w:cs="Times New Roman"/>
        </w:rPr>
        <w:t>).</w:t>
      </w:r>
      <w:r w:rsidR="00D74B63">
        <w:rPr>
          <w:rFonts w:cs="Times New Roman"/>
          <w:color w:val="000000" w:themeColor="text1"/>
        </w:rPr>
        <w:t xml:space="preserve"> </w:t>
      </w:r>
    </w:p>
    <w:p w14:paraId="61EAD5BC" w14:textId="3D06D593" w:rsidR="00A91C89" w:rsidRDefault="00A91C89" w:rsidP="002B274D">
      <w:pPr>
        <w:rPr>
          <w:rFonts w:cs="Times New Roman"/>
          <w:color w:val="000000" w:themeColor="text1"/>
        </w:rPr>
      </w:pPr>
      <w:r>
        <w:rPr>
          <w:rFonts w:cs="Times New Roman"/>
          <w:color w:val="000000" w:themeColor="text1"/>
        </w:rPr>
        <w:t>The Leontief inverse is calculated as L = (I-A)</w:t>
      </w:r>
      <w:r w:rsidR="00F526C2" w:rsidRPr="007B4E70">
        <w:rPr>
          <w:rFonts w:cs="Times New Roman"/>
          <w:color w:val="000000" w:themeColor="text1"/>
          <w:vertAlign w:val="superscript"/>
        </w:rPr>
        <w:t>-1</w:t>
      </w:r>
      <w:r w:rsidR="00F526C2">
        <w:rPr>
          <w:rFonts w:cs="Times New Roman"/>
          <w:color w:val="000000" w:themeColor="text1"/>
        </w:rPr>
        <w:t>.</w:t>
      </w:r>
    </w:p>
    <w:p w14:paraId="065B63F7" w14:textId="1B62484E" w:rsidR="00F526C2" w:rsidRDefault="00F526C2" w:rsidP="002B274D">
      <w:pPr>
        <w:rPr>
          <w:rFonts w:cs="Times New Roman"/>
          <w:color w:val="000000" w:themeColor="text1"/>
        </w:rPr>
      </w:pPr>
      <w:r>
        <w:rPr>
          <w:rFonts w:cs="Times New Roman"/>
          <w:color w:val="000000" w:themeColor="text1"/>
        </w:rPr>
        <w:t>Where:</w:t>
      </w:r>
    </w:p>
    <w:p w14:paraId="0F9F5EE6" w14:textId="521644B9" w:rsidR="00F526C2" w:rsidRDefault="00F526C2" w:rsidP="00F526C2">
      <w:pPr>
        <w:pStyle w:val="ListParagraph"/>
        <w:numPr>
          <w:ilvl w:val="0"/>
          <w:numId w:val="15"/>
        </w:numPr>
        <w:rPr>
          <w:rFonts w:cs="Times New Roman"/>
          <w:color w:val="000000" w:themeColor="text1"/>
        </w:rPr>
      </w:pPr>
      <w:r>
        <w:rPr>
          <w:rFonts w:cs="Times New Roman"/>
          <w:color w:val="000000" w:themeColor="text1"/>
        </w:rPr>
        <w:t>I = identi</w:t>
      </w:r>
      <w:r w:rsidR="006D1751">
        <w:rPr>
          <w:rFonts w:cs="Times New Roman"/>
          <w:color w:val="000000" w:themeColor="text1"/>
        </w:rPr>
        <w:t>ty</w:t>
      </w:r>
      <w:r>
        <w:rPr>
          <w:rFonts w:cs="Times New Roman"/>
          <w:color w:val="000000" w:themeColor="text1"/>
        </w:rPr>
        <w:t xml:space="preserve"> matrix</w:t>
      </w:r>
      <w:r w:rsidR="00450E3E">
        <w:rPr>
          <w:rFonts w:cs="Times New Roman"/>
          <w:color w:val="000000" w:themeColor="text1"/>
        </w:rPr>
        <w:t>.</w:t>
      </w:r>
    </w:p>
    <w:p w14:paraId="597F0E3D" w14:textId="2EC8EBE0" w:rsidR="00C8455A" w:rsidRPr="00D810E4" w:rsidRDefault="00F526C2" w:rsidP="00F25C37">
      <w:pPr>
        <w:pStyle w:val="ListParagraph"/>
        <w:numPr>
          <w:ilvl w:val="0"/>
          <w:numId w:val="15"/>
        </w:numPr>
        <w:rPr>
          <w:rFonts w:cs="Times New Roman"/>
          <w:color w:val="000000" w:themeColor="text1"/>
        </w:rPr>
      </w:pPr>
      <w:r>
        <w:rPr>
          <w:rFonts w:cs="Times New Roman"/>
          <w:color w:val="000000" w:themeColor="text1"/>
        </w:rPr>
        <w:t>A = technical coefficient matrix</w:t>
      </w:r>
      <w:r w:rsidR="00450E3E">
        <w:rPr>
          <w:rFonts w:cs="Times New Roman"/>
          <w:color w:val="000000" w:themeColor="text1"/>
        </w:rPr>
        <w:t>.</w:t>
      </w:r>
    </w:p>
    <w:p w14:paraId="0F1D1AA7" w14:textId="6682F87F" w:rsidR="00007A4F" w:rsidRDefault="00855057" w:rsidP="00F25C37">
      <w:pPr>
        <w:rPr>
          <w:rFonts w:cs="Times New Roman"/>
          <w:lang w:val="en-US"/>
        </w:rPr>
      </w:pPr>
      <w:r>
        <w:rPr>
          <w:rFonts w:cs="Times New Roman"/>
          <w:lang w:val="en-GB"/>
        </w:rPr>
        <w:t xml:space="preserve">Unlike </w:t>
      </w:r>
      <w:r w:rsidR="009E6393">
        <w:rPr>
          <w:rFonts w:cs="Times New Roman"/>
          <w:lang w:val="en-GB"/>
        </w:rPr>
        <w:t>EXIOBASE v</w:t>
      </w:r>
      <w:r w:rsidR="00EF3C7D">
        <w:rPr>
          <w:rFonts w:cs="Times New Roman"/>
          <w:lang w:val="en-GB"/>
        </w:rPr>
        <w:t>ersi</w:t>
      </w:r>
      <w:r w:rsidR="00761797">
        <w:rPr>
          <w:rFonts w:cs="Times New Roman"/>
          <w:lang w:val="en-GB"/>
        </w:rPr>
        <w:t>on</w:t>
      </w:r>
      <w:r>
        <w:rPr>
          <w:rFonts w:cs="Times New Roman"/>
          <w:lang w:val="en-GB"/>
        </w:rPr>
        <w:t xml:space="preserve"> 3.8</w:t>
      </w:r>
      <w:r w:rsidR="00F35755">
        <w:rPr>
          <w:rFonts w:cs="Times New Roman"/>
          <w:lang w:val="en-GB"/>
        </w:rPr>
        <w:t xml:space="preserve"> which provided precalculated </w:t>
      </w:r>
      <w:r w:rsidR="000A4FD5">
        <w:rPr>
          <w:rFonts w:cs="Times New Roman"/>
          <w:lang w:val="en-GB"/>
        </w:rPr>
        <w:t>environmental account matrices, including multipliers, v</w:t>
      </w:r>
      <w:r w:rsidR="00761797">
        <w:rPr>
          <w:rFonts w:cs="Times New Roman"/>
          <w:lang w:val="en-GB"/>
        </w:rPr>
        <w:t>ersion</w:t>
      </w:r>
      <w:r w:rsidR="000A4FD5">
        <w:rPr>
          <w:rFonts w:cs="Times New Roman"/>
          <w:lang w:val="en-GB"/>
        </w:rPr>
        <w:t xml:space="preserve"> 3.9</w:t>
      </w:r>
      <w:r w:rsidR="00943910">
        <w:rPr>
          <w:rFonts w:cs="Times New Roman"/>
          <w:lang w:val="en-GB"/>
        </w:rPr>
        <w:t xml:space="preserve"> provides the</w:t>
      </w:r>
      <w:r w:rsidR="00943910" w:rsidRPr="00743B5B">
        <w:rPr>
          <w:rFonts w:cs="Times New Roman"/>
          <w:i/>
          <w:iCs/>
          <w:lang w:val="en-GB"/>
        </w:rPr>
        <w:t xml:space="preserve"> F</w:t>
      </w:r>
      <w:r w:rsidR="00943910">
        <w:rPr>
          <w:rFonts w:cs="Times New Roman"/>
          <w:lang w:val="en-GB"/>
        </w:rPr>
        <w:t xml:space="preserve"> matrix</w:t>
      </w:r>
      <w:r w:rsidR="00743B5B">
        <w:rPr>
          <w:rFonts w:cs="Times New Roman"/>
          <w:lang w:val="en-GB"/>
        </w:rPr>
        <w:t xml:space="preserve"> (factor of production</w:t>
      </w:r>
      <w:r w:rsidR="00925394">
        <w:rPr>
          <w:rFonts w:cs="Times New Roman"/>
          <w:lang w:val="en-GB"/>
        </w:rPr>
        <w:t xml:space="preserve"> matrix</w:t>
      </w:r>
      <w:r w:rsidR="00743B5B">
        <w:rPr>
          <w:rFonts w:cs="Times New Roman"/>
          <w:lang w:val="en-GB"/>
        </w:rPr>
        <w:t xml:space="preserve">) </w:t>
      </w:r>
      <w:r w:rsidR="00A51568">
        <w:rPr>
          <w:rFonts w:cs="Times New Roman"/>
          <w:lang w:val="en-GB"/>
        </w:rPr>
        <w:t>per satellite account</w:t>
      </w:r>
      <w:r w:rsidR="002D5198">
        <w:rPr>
          <w:rFonts w:cs="Times New Roman"/>
          <w:lang w:val="en-GB"/>
        </w:rPr>
        <w:t>. We used the ‘</w:t>
      </w:r>
      <w:r w:rsidR="002D5198" w:rsidRPr="00B07A0B">
        <w:rPr>
          <w:rFonts w:cs="Times New Roman"/>
          <w:lang w:val="en-GB"/>
        </w:rPr>
        <w:t>air emissions</w:t>
      </w:r>
      <w:r w:rsidR="002D5198">
        <w:rPr>
          <w:rFonts w:cs="Times New Roman"/>
          <w:lang w:val="en-GB"/>
        </w:rPr>
        <w:t>’ satellite account for this analysis</w:t>
      </w:r>
      <w:r w:rsidR="00B07A0B" w:rsidRPr="00B07A0B">
        <w:rPr>
          <w:rFonts w:cs="Times New Roman"/>
          <w:lang w:val="en-GB"/>
        </w:rPr>
        <w:t>.</w:t>
      </w:r>
      <w:r w:rsidR="00A51568">
        <w:rPr>
          <w:rFonts w:cs="Times New Roman"/>
          <w:lang w:val="en-GB"/>
        </w:rPr>
        <w:t xml:space="preserve"> </w:t>
      </w:r>
      <w:r w:rsidR="00B07A0B" w:rsidRPr="00B07A0B">
        <w:rPr>
          <w:rFonts w:cs="Times New Roman"/>
          <w:i/>
          <w:iCs/>
          <w:lang w:val="en-GB"/>
        </w:rPr>
        <w:t>F</w:t>
      </w:r>
      <w:r w:rsidR="00B07A0B">
        <w:rPr>
          <w:rFonts w:cs="Times New Roman"/>
          <w:lang w:val="en-GB"/>
        </w:rPr>
        <w:t xml:space="preserve"> represents</w:t>
      </w:r>
      <w:r w:rsidR="00743B5B">
        <w:rPr>
          <w:rFonts w:cs="Times New Roman"/>
          <w:lang w:val="en-GB"/>
        </w:rPr>
        <w:t xml:space="preserve"> </w:t>
      </w:r>
      <w:r w:rsidR="00FD74C6">
        <w:rPr>
          <w:rFonts w:cs="Times New Roman"/>
          <w:lang w:val="en-US"/>
        </w:rPr>
        <w:t xml:space="preserve">the direct environmental pressures </w:t>
      </w:r>
      <w:r w:rsidR="00041150">
        <w:rPr>
          <w:rFonts w:cs="Times New Roman"/>
          <w:lang w:val="en-US"/>
        </w:rPr>
        <w:t xml:space="preserve">directly </w:t>
      </w:r>
      <w:r w:rsidR="00041150">
        <w:rPr>
          <w:rFonts w:cs="Times New Roman"/>
          <w:lang w:val="en-US"/>
        </w:rPr>
        <w:lastRenderedPageBreak/>
        <w:t xml:space="preserve">attributable to the intermediate </w:t>
      </w:r>
      <w:r w:rsidR="00007A4F">
        <w:rPr>
          <w:rFonts w:cs="Times New Roman"/>
          <w:lang w:val="en-US"/>
        </w:rPr>
        <w:t>production</w:t>
      </w:r>
      <w:r w:rsidR="00041150">
        <w:rPr>
          <w:rFonts w:cs="Times New Roman"/>
          <w:lang w:val="en-US"/>
        </w:rPr>
        <w:t xml:space="preserve"> activities of </w:t>
      </w:r>
      <w:r w:rsidR="00007A4F">
        <w:rPr>
          <w:rFonts w:cs="Times New Roman"/>
          <w:lang w:val="en-US"/>
        </w:rPr>
        <w:t xml:space="preserve">industries. The </w:t>
      </w:r>
      <w:r w:rsidR="00E01966">
        <w:rPr>
          <w:rFonts w:cs="Times New Roman"/>
          <w:lang w:val="en-US"/>
        </w:rPr>
        <w:t xml:space="preserve">direct </w:t>
      </w:r>
      <w:r w:rsidR="00007A4F">
        <w:rPr>
          <w:rFonts w:cs="Times New Roman"/>
          <w:lang w:val="en-US"/>
        </w:rPr>
        <w:t>stressor</w:t>
      </w:r>
      <w:r w:rsidR="00E01966">
        <w:rPr>
          <w:rFonts w:cs="Times New Roman"/>
          <w:lang w:val="en-US"/>
        </w:rPr>
        <w:t xml:space="preserve"> intensity</w:t>
      </w:r>
      <w:r w:rsidR="00007A4F">
        <w:rPr>
          <w:rFonts w:cs="Times New Roman"/>
          <w:lang w:val="en-US"/>
        </w:rPr>
        <w:t xml:space="preserve"> coefficients matrix, </w:t>
      </w:r>
      <w:r w:rsidR="00007A4F" w:rsidRPr="00CE6439">
        <w:rPr>
          <w:rFonts w:cs="Times New Roman"/>
          <w:i/>
          <w:iCs/>
          <w:lang w:val="en-US"/>
        </w:rPr>
        <w:t>S</w:t>
      </w:r>
      <w:r w:rsidR="00E01966">
        <w:rPr>
          <w:rFonts w:cs="Times New Roman"/>
          <w:i/>
          <w:iCs/>
          <w:lang w:val="en-US"/>
        </w:rPr>
        <w:t xml:space="preserve">, </w:t>
      </w:r>
      <w:r w:rsidR="00E01966">
        <w:rPr>
          <w:rFonts w:cs="Times New Roman"/>
          <w:lang w:val="en-US"/>
        </w:rPr>
        <w:t xml:space="preserve">is </w:t>
      </w:r>
      <w:r w:rsidR="001849DF">
        <w:rPr>
          <w:rFonts w:cs="Times New Roman"/>
          <w:lang w:val="en-US"/>
        </w:rPr>
        <w:t>calculated</w:t>
      </w:r>
      <w:r w:rsidR="00CE6439">
        <w:rPr>
          <w:rFonts w:cs="Times New Roman"/>
          <w:lang w:val="en-US"/>
        </w:rPr>
        <w:t xml:space="preserve"> by normalizing </w:t>
      </w:r>
      <w:r w:rsidR="00007A4F" w:rsidRPr="00CE6439">
        <w:rPr>
          <w:rFonts w:cs="Times New Roman"/>
          <w:i/>
          <w:iCs/>
          <w:lang w:val="en-US"/>
        </w:rPr>
        <w:t>F</w:t>
      </w:r>
      <w:r w:rsidR="00007A4F">
        <w:rPr>
          <w:rFonts w:cs="Times New Roman"/>
          <w:lang w:val="en-US"/>
        </w:rPr>
        <w:t xml:space="preserve"> by economic output, </w:t>
      </w:r>
      <w:r w:rsidR="00134B0E">
        <w:rPr>
          <w:rFonts w:cs="Times New Roman"/>
          <w:lang w:val="en-US"/>
        </w:rPr>
        <w:t xml:space="preserve">where </w:t>
      </w:r>
      <w:r w:rsidR="00134B0E" w:rsidRPr="00D810E4">
        <w:rPr>
          <w:rFonts w:cs="Times New Roman"/>
          <w:i/>
          <w:iCs/>
          <w:lang w:val="en-US"/>
        </w:rPr>
        <w:t>x</w:t>
      </w:r>
      <w:r w:rsidR="00134B0E">
        <w:rPr>
          <w:rFonts w:cs="Times New Roman"/>
          <w:lang w:val="en-US"/>
        </w:rPr>
        <w:t xml:space="preserve"> represents total industry output.</w:t>
      </w:r>
    </w:p>
    <w:p w14:paraId="5B0512D6" w14:textId="55844F67" w:rsidR="0098542D" w:rsidRDefault="0098542D" w:rsidP="00F25C37">
      <w:pPr>
        <w:rPr>
          <w:rFonts w:cs="Times New Roman"/>
          <w:lang w:val="en-US"/>
        </w:rPr>
      </w:pPr>
      <w:r>
        <w:rPr>
          <w:rFonts w:cs="Times New Roman"/>
          <w:lang w:val="en-US"/>
        </w:rPr>
        <w:t>S = Fx</w:t>
      </w:r>
      <w:r w:rsidR="00CE6439">
        <w:rPr>
          <w:rFonts w:cs="Times New Roman"/>
          <w:sz w:val="22"/>
          <w:szCs w:val="24"/>
          <w:vertAlign w:val="superscript"/>
          <w:lang w:val="en-US"/>
        </w:rPr>
        <w:t>-1</w:t>
      </w:r>
      <w:r>
        <w:rPr>
          <w:rFonts w:cs="Times New Roman"/>
          <w:lang w:val="en-US"/>
        </w:rPr>
        <w:t xml:space="preserve"> </w:t>
      </w:r>
    </w:p>
    <w:p w14:paraId="25F9C260" w14:textId="093A27A9" w:rsidR="00107156" w:rsidRDefault="00072200" w:rsidP="00F25C37">
      <w:pPr>
        <w:rPr>
          <w:rFonts w:cs="Times New Roman"/>
          <w:lang w:val="en-US"/>
        </w:rPr>
      </w:pPr>
      <w:r w:rsidRPr="00A12492">
        <w:rPr>
          <w:rFonts w:cs="Times New Roman"/>
          <w:lang w:val="en-US"/>
        </w:rPr>
        <w:t xml:space="preserve">The multiplier </w:t>
      </w:r>
      <w:r w:rsidR="00A12492" w:rsidRPr="00A12492">
        <w:rPr>
          <w:rFonts w:cs="Times New Roman"/>
          <w:lang w:val="en-US"/>
        </w:rPr>
        <w:t xml:space="preserve">matrix </w:t>
      </w:r>
      <w:r w:rsidR="00A12492" w:rsidRPr="006D1751">
        <w:rPr>
          <w:rFonts w:cs="Times New Roman"/>
          <w:i/>
          <w:iCs/>
          <w:lang w:val="en-US"/>
        </w:rPr>
        <w:t>M</w:t>
      </w:r>
      <w:r w:rsidR="00134B0E">
        <w:rPr>
          <w:rFonts w:cs="Times New Roman"/>
          <w:lang w:val="en-US"/>
        </w:rPr>
        <w:t xml:space="preserve">, </w:t>
      </w:r>
      <w:r w:rsidR="00A12492" w:rsidRPr="00A12492">
        <w:rPr>
          <w:rFonts w:cs="Times New Roman"/>
          <w:lang w:val="en-US"/>
        </w:rPr>
        <w:t>represent</w:t>
      </w:r>
      <w:r w:rsidR="00134B0E">
        <w:rPr>
          <w:rFonts w:cs="Times New Roman"/>
          <w:lang w:val="en-US"/>
        </w:rPr>
        <w:t>ing</w:t>
      </w:r>
      <w:r w:rsidR="00A12492" w:rsidRPr="00A12492">
        <w:rPr>
          <w:rFonts w:cs="Times New Roman"/>
          <w:lang w:val="en-US"/>
        </w:rPr>
        <w:t xml:space="preserve"> th</w:t>
      </w:r>
      <w:r w:rsidR="00A12492">
        <w:rPr>
          <w:rFonts w:cs="Times New Roman"/>
          <w:lang w:val="en-US"/>
        </w:rPr>
        <w:t>e total (direct plus</w:t>
      </w:r>
      <w:r w:rsidR="005252A9">
        <w:rPr>
          <w:rFonts w:cs="Times New Roman"/>
          <w:lang w:val="en-US"/>
        </w:rPr>
        <w:t xml:space="preserve"> indirect) environmental requirements per un</w:t>
      </w:r>
      <w:r w:rsidR="00134B0E">
        <w:rPr>
          <w:rFonts w:cs="Times New Roman"/>
          <w:lang w:val="en-US"/>
        </w:rPr>
        <w:t>it</w:t>
      </w:r>
      <w:r w:rsidR="005252A9">
        <w:rPr>
          <w:rFonts w:cs="Times New Roman"/>
          <w:lang w:val="en-US"/>
        </w:rPr>
        <w:t xml:space="preserve"> of final demand</w:t>
      </w:r>
      <w:r w:rsidR="00743B5B">
        <w:rPr>
          <w:rFonts w:cs="Times New Roman"/>
          <w:lang w:val="en-US"/>
        </w:rPr>
        <w:t>, and is</w:t>
      </w:r>
      <w:r w:rsidR="003F107E">
        <w:rPr>
          <w:rFonts w:cs="Times New Roman"/>
          <w:lang w:val="en-US"/>
        </w:rPr>
        <w:t xml:space="preserve"> the</w:t>
      </w:r>
      <w:r w:rsidR="0098542D">
        <w:rPr>
          <w:rFonts w:cs="Times New Roman"/>
          <w:lang w:val="en-US"/>
        </w:rPr>
        <w:t>n calculated by:</w:t>
      </w:r>
    </w:p>
    <w:p w14:paraId="4179D612" w14:textId="481EA8B5" w:rsidR="00504693" w:rsidRDefault="00504693" w:rsidP="00F25C37">
      <w:pPr>
        <w:rPr>
          <w:rFonts w:cs="Times New Roman"/>
          <w:lang w:val="en-US"/>
        </w:rPr>
      </w:pPr>
      <w:r>
        <w:rPr>
          <w:rFonts w:cs="Times New Roman"/>
          <w:lang w:val="en-US"/>
        </w:rPr>
        <w:t xml:space="preserve">M = </w:t>
      </w:r>
      <w:r w:rsidR="003F3B35">
        <w:rPr>
          <w:rFonts w:cs="Times New Roman"/>
          <w:lang w:val="en-US"/>
        </w:rPr>
        <w:t>S</w:t>
      </w:r>
      <w:r>
        <w:rPr>
          <w:rFonts w:cs="Times New Roman"/>
          <w:lang w:val="en-US"/>
        </w:rPr>
        <w:t>L</w:t>
      </w:r>
    </w:p>
    <w:p w14:paraId="6622D837" w14:textId="1D536BF2" w:rsidR="00504693" w:rsidRDefault="00504693" w:rsidP="00F25C37">
      <w:pPr>
        <w:rPr>
          <w:rFonts w:cs="Times New Roman"/>
          <w:lang w:val="en-US"/>
        </w:rPr>
      </w:pPr>
      <w:r>
        <w:rPr>
          <w:rFonts w:cs="Times New Roman"/>
          <w:lang w:val="en-US"/>
        </w:rPr>
        <w:t>Where:</w:t>
      </w:r>
    </w:p>
    <w:p w14:paraId="317532DB" w14:textId="4E0B8DDB" w:rsidR="00504693" w:rsidRDefault="003F3B35" w:rsidP="00504693">
      <w:pPr>
        <w:pStyle w:val="ListParagraph"/>
        <w:numPr>
          <w:ilvl w:val="0"/>
          <w:numId w:val="15"/>
        </w:numPr>
        <w:rPr>
          <w:rFonts w:cs="Times New Roman"/>
          <w:lang w:val="en-US"/>
        </w:rPr>
      </w:pPr>
      <w:r>
        <w:rPr>
          <w:rFonts w:cs="Times New Roman"/>
          <w:lang w:val="en-US"/>
        </w:rPr>
        <w:t>S</w:t>
      </w:r>
      <w:r w:rsidR="00504693">
        <w:rPr>
          <w:rFonts w:cs="Times New Roman"/>
          <w:lang w:val="en-US"/>
        </w:rPr>
        <w:t xml:space="preserve"> = </w:t>
      </w:r>
      <w:r w:rsidR="00C37008" w:rsidRPr="00C37008">
        <w:rPr>
          <w:rFonts w:cs="Times New Roman"/>
          <w:lang w:val="en-US"/>
        </w:rPr>
        <w:t xml:space="preserve">factor of production coefficients </w:t>
      </w:r>
      <w:r w:rsidR="00504693">
        <w:rPr>
          <w:rFonts w:cs="Times New Roman"/>
          <w:lang w:val="en-US"/>
        </w:rPr>
        <w:t>by</w:t>
      </w:r>
      <w:r w:rsidR="00F40A20">
        <w:rPr>
          <w:rFonts w:cs="Times New Roman"/>
          <w:lang w:val="en-US"/>
        </w:rPr>
        <w:t xml:space="preserve"> sector</w:t>
      </w:r>
      <w:r w:rsidR="00450E3E">
        <w:rPr>
          <w:rFonts w:cs="Times New Roman"/>
          <w:lang w:val="en-US"/>
        </w:rPr>
        <w:t>.</w:t>
      </w:r>
    </w:p>
    <w:p w14:paraId="545BB3E0" w14:textId="77777777" w:rsidR="00B564A1" w:rsidRDefault="00450E3E" w:rsidP="001B30BA">
      <w:pPr>
        <w:pStyle w:val="ListParagraph"/>
        <w:numPr>
          <w:ilvl w:val="0"/>
          <w:numId w:val="15"/>
        </w:numPr>
        <w:rPr>
          <w:rFonts w:cs="Times New Roman"/>
          <w:lang w:val="en-US"/>
        </w:rPr>
      </w:pPr>
      <w:r>
        <w:rPr>
          <w:rFonts w:cs="Times New Roman"/>
          <w:lang w:val="en-US"/>
        </w:rPr>
        <w:t>L =</w:t>
      </w:r>
      <w:r w:rsidR="00F40A20">
        <w:rPr>
          <w:rFonts w:cs="Times New Roman"/>
          <w:lang w:val="en-US"/>
        </w:rPr>
        <w:t xml:space="preserve"> Leontief inverse matri</w:t>
      </w:r>
      <w:r>
        <w:rPr>
          <w:rFonts w:cs="Times New Roman"/>
          <w:lang w:val="en-US"/>
        </w:rPr>
        <w:t>x.</w:t>
      </w:r>
    </w:p>
    <w:p w14:paraId="2AAE9842" w14:textId="31050984" w:rsidR="001B30BA" w:rsidRPr="001B30BA" w:rsidRDefault="005B1AE4" w:rsidP="001B30BA">
      <w:pPr>
        <w:rPr>
          <w:rFonts w:cs="Times New Roman"/>
          <w:lang w:val="en-US"/>
        </w:rPr>
      </w:pPr>
      <w:r w:rsidRPr="005B1AE4">
        <w:rPr>
          <w:rFonts w:cs="Times New Roman"/>
        </w:rPr>
        <w:t xml:space="preserve">Characterization factors were applied to M to transform individual stressor flows into midpoint or endpoint impact indicators, specifically GHG emissions (GWP100) and Human Health Impacts (DALYs) from particulate matter and photochemical ozone formation. </w:t>
      </w:r>
      <w:r w:rsidR="00D23170">
        <w:rPr>
          <w:rFonts w:cs="Times New Roman"/>
          <w:lang w:val="en-US"/>
        </w:rPr>
        <w:t xml:space="preserve">Following </w:t>
      </w:r>
      <w:r w:rsidR="00995F80">
        <w:rPr>
          <w:rFonts w:cs="Times New Roman"/>
          <w:lang w:val="en-US"/>
        </w:rPr>
        <w:t>recommendations</w:t>
      </w:r>
      <w:r w:rsidR="00D23170">
        <w:rPr>
          <w:rFonts w:cs="Times New Roman"/>
          <w:lang w:val="en-US"/>
        </w:rPr>
        <w:t xml:space="preserve"> by</w:t>
      </w:r>
      <w:r w:rsidR="00AC1D7D">
        <w:rPr>
          <w:rFonts w:cs="Times New Roman"/>
          <w:lang w:val="en-US"/>
        </w:rPr>
        <w:t xml:space="preserve"> the</w:t>
      </w:r>
      <w:r w:rsidR="00D23170">
        <w:rPr>
          <w:rFonts w:cs="Times New Roman"/>
          <w:lang w:val="en-US"/>
        </w:rPr>
        <w:t xml:space="preserve"> EXIOBASE</w:t>
      </w:r>
      <w:r w:rsidR="00AC1D7D">
        <w:rPr>
          <w:rFonts w:cs="Times New Roman"/>
          <w:lang w:val="en-US"/>
        </w:rPr>
        <w:t xml:space="preserve"> team,</w:t>
      </w:r>
      <w:r w:rsidR="00D23170">
        <w:rPr>
          <w:rFonts w:cs="Times New Roman"/>
          <w:lang w:val="en-US"/>
        </w:rPr>
        <w:t xml:space="preserve"> we used</w:t>
      </w:r>
      <w:r w:rsidR="001B30BA">
        <w:rPr>
          <w:rFonts w:cs="Times New Roman"/>
          <w:lang w:val="en-US"/>
        </w:rPr>
        <w:t xml:space="preserve"> IPCC GWP factors for GHG emissions</w:t>
      </w:r>
      <w:r w:rsidR="00995F80">
        <w:rPr>
          <w:rFonts w:cs="Times New Roman"/>
          <w:lang w:val="en-US"/>
        </w:rPr>
        <w:t xml:space="preserve"> (</w:t>
      </w:r>
      <w:r w:rsidR="000A69AC" w:rsidRPr="000A69AC">
        <w:rPr>
          <w:rFonts w:cs="Times New Roman"/>
        </w:rPr>
        <w:t>Greenhouse Gas Protocol</w:t>
      </w:r>
      <w:r w:rsidR="00022402">
        <w:rPr>
          <w:rFonts w:cs="Times New Roman"/>
        </w:rPr>
        <w:t xml:space="preserve"> 2024</w:t>
      </w:r>
      <w:r w:rsidR="00995F80">
        <w:rPr>
          <w:rFonts w:cs="Times New Roman"/>
          <w:lang w:val="en-US"/>
        </w:rPr>
        <w:t>)</w:t>
      </w:r>
      <w:r w:rsidR="001B30BA">
        <w:rPr>
          <w:rFonts w:cs="Times New Roman"/>
          <w:lang w:val="en-US"/>
        </w:rPr>
        <w:t>, and LC-IMPACT</w:t>
      </w:r>
      <w:r w:rsidR="00F017C3">
        <w:rPr>
          <w:rFonts w:cs="Times New Roman"/>
          <w:lang w:val="en-US"/>
        </w:rPr>
        <w:t xml:space="preserve"> </w:t>
      </w:r>
      <w:r w:rsidR="001B30BA">
        <w:rPr>
          <w:rFonts w:cs="Times New Roman"/>
          <w:lang w:val="en-US"/>
        </w:rPr>
        <w:t>charac</w:t>
      </w:r>
      <w:r w:rsidR="00D23170">
        <w:rPr>
          <w:rFonts w:cs="Times New Roman"/>
          <w:lang w:val="en-US"/>
        </w:rPr>
        <w:t>terization factors for human health impacts from particulate matter formation and photochemical ozone formation</w:t>
      </w:r>
      <w:r w:rsidR="00995F80">
        <w:rPr>
          <w:rFonts w:cs="Times New Roman"/>
          <w:lang w:val="en-US"/>
        </w:rPr>
        <w:t xml:space="preserve"> (</w:t>
      </w:r>
      <w:proofErr w:type="spellStart"/>
      <w:r w:rsidR="0051757C" w:rsidRPr="00FB3356">
        <w:rPr>
          <w:rFonts w:cs="Times New Roman"/>
        </w:rPr>
        <w:t>Verones</w:t>
      </w:r>
      <w:proofErr w:type="spellEnd"/>
      <w:r w:rsidR="0051757C">
        <w:rPr>
          <w:rFonts w:cs="Times New Roman"/>
        </w:rPr>
        <w:t xml:space="preserve"> et al</w:t>
      </w:r>
      <w:r w:rsidR="0051757C" w:rsidRPr="00FB3356">
        <w:rPr>
          <w:rFonts w:cs="Times New Roman"/>
        </w:rPr>
        <w:t>.</w:t>
      </w:r>
      <w:r w:rsidR="0051757C">
        <w:rPr>
          <w:rFonts w:cs="Times New Roman"/>
        </w:rPr>
        <w:t xml:space="preserve"> </w:t>
      </w:r>
      <w:r w:rsidR="0051757C" w:rsidRPr="00FB3356">
        <w:rPr>
          <w:rFonts w:cs="Times New Roman"/>
        </w:rPr>
        <w:t>2016</w:t>
      </w:r>
      <w:r w:rsidR="00995F80">
        <w:rPr>
          <w:rFonts w:cs="Times New Roman"/>
          <w:lang w:val="en-US"/>
        </w:rPr>
        <w:t>)</w:t>
      </w:r>
      <w:r w:rsidR="00D23170">
        <w:rPr>
          <w:rFonts w:cs="Times New Roman"/>
          <w:lang w:val="en-US"/>
        </w:rPr>
        <w:t>.</w:t>
      </w:r>
      <w:r w:rsidR="001872A8">
        <w:rPr>
          <w:rFonts w:cs="Times New Roman"/>
          <w:lang w:val="en-US"/>
        </w:rPr>
        <w:t xml:space="preserve"> </w:t>
      </w:r>
      <w:r w:rsidR="00762860" w:rsidRPr="00762860">
        <w:rPr>
          <w:rFonts w:cs="Times New Roman"/>
          <w:lang w:val="en-US"/>
        </w:rPr>
        <w:t xml:space="preserve">This </w:t>
      </w:r>
      <w:proofErr w:type="gramStart"/>
      <w:r w:rsidR="00762860" w:rsidRPr="00762860">
        <w:rPr>
          <w:rFonts w:cs="Times New Roman"/>
          <w:lang w:val="en-US"/>
        </w:rPr>
        <w:t>characterization step</w:t>
      </w:r>
      <w:proofErr w:type="gramEnd"/>
      <w:r w:rsidR="00762860" w:rsidRPr="00762860">
        <w:rPr>
          <w:rFonts w:cs="Times New Roman"/>
          <w:lang w:val="en-US"/>
        </w:rPr>
        <w:t xml:space="preserve"> produces a characterized multiplier matrix with columns corresponding to industry-region combinations and rows corresponding to impact categories.</w:t>
      </w:r>
    </w:p>
    <w:p w14:paraId="2852257B" w14:textId="349AB313" w:rsidR="004B3066" w:rsidRDefault="00762860" w:rsidP="00450E3E">
      <w:r>
        <w:t>I</w:t>
      </w:r>
      <w:r w:rsidR="00450E3E">
        <w:t xml:space="preserve">mpact coefficients </w:t>
      </w:r>
      <w:r w:rsidR="00450E3E" w:rsidRPr="00DB5E35">
        <w:t>for GHG emissions (GWP100) were</w:t>
      </w:r>
      <w:r w:rsidR="00AC1D7D">
        <w:t xml:space="preserve"> </w:t>
      </w:r>
      <w:r w:rsidR="00450E3E" w:rsidRPr="00DB5E35">
        <w:t xml:space="preserve">extracted from the </w:t>
      </w:r>
      <w:r w:rsidR="00AC1D7D">
        <w:t>calculated</w:t>
      </w:r>
      <w:r w:rsidR="00450E3E" w:rsidRPr="00DB5E35">
        <w:t xml:space="preserve"> </w:t>
      </w:r>
      <w:r w:rsidR="00450E3E" w:rsidRPr="006D1751">
        <w:rPr>
          <w:i/>
          <w:iCs/>
        </w:rPr>
        <w:t>M</w:t>
      </w:r>
      <w:r w:rsidR="00450E3E" w:rsidRPr="00DB5E35">
        <w:t xml:space="preserve"> matrix,</w:t>
      </w:r>
      <w:r w:rsidR="00AC1D7D">
        <w:t xml:space="preserve"> now</w:t>
      </w:r>
      <w:r w:rsidR="00450E3E" w:rsidRPr="00DB5E35">
        <w:t xml:space="preserve"> representing characterized emissions in units of kg CO₂eq per Million EUR of final demand for the 'Health and Social Work' sector.</w:t>
      </w:r>
      <w:r w:rsidR="00381B11">
        <w:t xml:space="preserve"> </w:t>
      </w:r>
      <w:r w:rsidR="004B3066" w:rsidRPr="004B3066">
        <w:t xml:space="preserve">Similarly, impact coefficients for health impacts attributable to PM2.5 and ozone exposure, expressed as disability-adjusted life years (DALYs), were extracted from the </w:t>
      </w:r>
      <w:del w:id="1" w:author="Melanie Marino" w:date="2026-09-11T14:49:00Z" w16du:dateUtc="2026-09-11T18:49:00Z">
        <w:r w:rsidR="004B3066" w:rsidRPr="004B3066" w:rsidDel="00A41FE3">
          <w:delText>EXIOBASE 3.8.2</w:delText>
        </w:r>
      </w:del>
      <w:ins w:id="2" w:author="Melanie Marino" w:date="2026-09-11T14:49:00Z" w16du:dateUtc="2026-09-11T18:49:00Z">
        <w:r w:rsidR="00A41FE3">
          <w:t>calculated</w:t>
        </w:r>
      </w:ins>
      <w:r w:rsidR="004B3066" w:rsidRPr="004B3066">
        <w:t xml:space="preserve"> </w:t>
      </w:r>
      <w:r w:rsidR="004B3066" w:rsidRPr="00155041">
        <w:rPr>
          <w:i/>
          <w:iCs/>
        </w:rPr>
        <w:t>M</w:t>
      </w:r>
      <w:r w:rsidR="004B3066" w:rsidRPr="004B3066">
        <w:t xml:space="preserve"> matrix in units of DALYs per Million EUR of final demand</w:t>
      </w:r>
      <w:r w:rsidR="00E4051F">
        <w:t>.</w:t>
      </w:r>
    </w:p>
    <w:p w14:paraId="02D1FDA8" w14:textId="75223B53" w:rsidR="009762BD" w:rsidRDefault="009762BD" w:rsidP="00F25C37">
      <w:r w:rsidRPr="009762BD">
        <w:t xml:space="preserve">For the 44 countries explicitly modelled in EXIOBASE, country-specific emission multipliers were </w:t>
      </w:r>
      <w:r w:rsidR="005E71A4">
        <w:t>assigned</w:t>
      </w:r>
      <w:r w:rsidRPr="009762BD">
        <w:t xml:space="preserve"> directly. For countries not individually represented in EXIOBASE</w:t>
      </w:r>
      <w:r>
        <w:t xml:space="preserve">, </w:t>
      </w:r>
      <w:r w:rsidRPr="009762BD">
        <w:t>rest-of-world regional multipliers were assigned according to WHO regional classifications: South-East</w:t>
      </w:r>
      <w:r>
        <w:t xml:space="preserve"> Asia</w:t>
      </w:r>
      <w:r w:rsidRPr="009762BD">
        <w:t xml:space="preserve"> </w:t>
      </w:r>
      <w:r>
        <w:t>and</w:t>
      </w:r>
      <w:r w:rsidRPr="009762BD">
        <w:t xml:space="preserve"> Western Pacific Region, European Region, African Region, Region of the Americas, and Eastern Mediterranean Region.</w:t>
      </w:r>
    </w:p>
    <w:p w14:paraId="0C4A6315" w14:textId="31408C28" w:rsidR="00E03F0F" w:rsidRDefault="004B2AAC" w:rsidP="00E03F0F">
      <w:pPr>
        <w:rPr>
          <w:rFonts w:cs="Times New Roman"/>
        </w:rPr>
      </w:pPr>
      <w:r w:rsidRPr="004B2AAC">
        <w:t>To calculate healthcare sector emissions</w:t>
      </w:r>
      <w:r w:rsidR="00FD722C">
        <w:t xml:space="preserve"> and DALYs</w:t>
      </w:r>
      <w:r w:rsidRPr="004B2AAC">
        <w:t>, the extracted impact coefficients were multiplied by national health expenditures with appropriate currency conversion</w:t>
      </w:r>
      <w:r>
        <w:t xml:space="preserve">. </w:t>
      </w:r>
      <w:r w:rsidR="0062432C">
        <w:t xml:space="preserve">Calculations can be expressed </w:t>
      </w:r>
      <w:r w:rsidR="001A388A">
        <w:t>by the</w:t>
      </w:r>
      <w:r w:rsidR="007021C1">
        <w:t xml:space="preserve"> following formula</w:t>
      </w:r>
      <w:r w:rsidR="005E71A4">
        <w:t>s</w:t>
      </w:r>
      <w:r w:rsidR="001E4033">
        <w:t>:</w:t>
      </w:r>
    </w:p>
    <w:p w14:paraId="5DEDF12E" w14:textId="5186FA99" w:rsidR="00E03F0F" w:rsidRDefault="002360D1" w:rsidP="00F25C37">
      <w:pPr>
        <w:rPr>
          <w:lang w:val="en-US"/>
        </w:rPr>
      </w:pPr>
      <w:r>
        <w:t xml:space="preserve">Per capita </w:t>
      </w:r>
      <w:r w:rsidR="00292D5D">
        <w:t>GHG</w:t>
      </w:r>
      <w:r w:rsidR="001A5537" w:rsidRPr="001A5537">
        <w:rPr>
          <w:lang w:val="en-US"/>
        </w:rPr>
        <w:t xml:space="preserve"> Emissions </w:t>
      </w:r>
      <w:r w:rsidR="00B376DB">
        <w:rPr>
          <w:lang w:val="en-US"/>
        </w:rPr>
        <w:t>(</w:t>
      </w:r>
      <w:r w:rsidR="00B376DB" w:rsidRPr="00B376DB">
        <w:t>kg CO₂eq</w:t>
      </w:r>
      <w:r w:rsidR="00B376DB">
        <w:t xml:space="preserve">) </w:t>
      </w:r>
      <w:r>
        <w:rPr>
          <w:lang w:val="en-US"/>
        </w:rPr>
        <w:t>=</w:t>
      </w:r>
      <w:r w:rsidRPr="002360D1">
        <w:rPr>
          <w:lang w:val="en-US"/>
        </w:rPr>
        <w:t xml:space="preserve"> </w:t>
      </w:r>
      <w:r>
        <w:rPr>
          <w:lang w:val="en-US"/>
        </w:rPr>
        <w:t>GHG_coef</w:t>
      </w:r>
      <w:r w:rsidR="004921CD">
        <w:rPr>
          <w:lang w:val="en-US"/>
        </w:rPr>
        <w:t>f</w:t>
      </w:r>
      <w:r>
        <w:rPr>
          <w:lang w:val="en-US"/>
        </w:rPr>
        <w:t xml:space="preserve"> *</w:t>
      </w:r>
      <w:r w:rsidR="001A5537" w:rsidRPr="001A5537">
        <w:rPr>
          <w:lang w:val="en-US"/>
        </w:rPr>
        <w:t xml:space="preserve"> </w:t>
      </w:r>
      <w:r w:rsidR="008B54BC">
        <w:rPr>
          <w:lang w:val="en-US"/>
        </w:rPr>
        <w:t>pc_</w:t>
      </w:r>
      <w:r w:rsidR="005056E5">
        <w:rPr>
          <w:lang w:val="en-US"/>
        </w:rPr>
        <w:t>che_usd</w:t>
      </w:r>
      <w:r w:rsidR="008B54BC">
        <w:rPr>
          <w:lang w:val="en-US"/>
        </w:rPr>
        <w:t xml:space="preserve"> </w:t>
      </w:r>
      <w:r w:rsidR="007B4E70">
        <w:rPr>
          <w:lang w:val="en-US"/>
        </w:rPr>
        <w:t xml:space="preserve">* </w:t>
      </w:r>
      <w:r w:rsidR="00406428">
        <w:rPr>
          <w:lang w:val="en-US"/>
        </w:rPr>
        <w:t>CF</w:t>
      </w:r>
      <w:r w:rsidR="005C79F3">
        <w:rPr>
          <w:lang w:val="en-US"/>
        </w:rPr>
        <w:t xml:space="preserve"> </w:t>
      </w:r>
      <w:r w:rsidR="005056E5">
        <w:rPr>
          <w:lang w:val="en-US"/>
        </w:rPr>
        <w:t>/ 1,000,000</w:t>
      </w:r>
    </w:p>
    <w:p w14:paraId="7F9B989D" w14:textId="1E050BAB" w:rsidR="007B4E70" w:rsidRPr="00292D5D" w:rsidRDefault="00292D5D" w:rsidP="00F25C37">
      <w:r w:rsidRPr="00292D5D">
        <w:t>Total GHG</w:t>
      </w:r>
      <w:r w:rsidR="007B4E70" w:rsidRPr="00292D5D">
        <w:t xml:space="preserve"> emissions </w:t>
      </w:r>
      <w:r w:rsidR="00B376DB">
        <w:t>(M</w:t>
      </w:r>
      <w:r w:rsidR="00C70B76">
        <w:t xml:space="preserve">t </w:t>
      </w:r>
      <w:r w:rsidR="00C70B76" w:rsidRPr="00C70B76">
        <w:t>CO₂eq</w:t>
      </w:r>
      <w:r w:rsidR="00C70B76">
        <w:t xml:space="preserve">) </w:t>
      </w:r>
      <w:r w:rsidR="007B4E70" w:rsidRPr="00292D5D">
        <w:t xml:space="preserve">= </w:t>
      </w:r>
      <w:r w:rsidR="002360D1">
        <w:t>Per capita GHG</w:t>
      </w:r>
      <w:r w:rsidR="002360D1" w:rsidRPr="001A5537">
        <w:rPr>
          <w:lang w:val="en-US"/>
        </w:rPr>
        <w:t xml:space="preserve"> Emissions </w:t>
      </w:r>
      <w:r w:rsidR="007B4E70" w:rsidRPr="00292D5D">
        <w:t xml:space="preserve">* </w:t>
      </w:r>
      <w:r w:rsidR="00157DB0">
        <w:t>(pop</w:t>
      </w:r>
      <w:r w:rsidR="00521970">
        <w:t xml:space="preserve"> * 1,000</w:t>
      </w:r>
      <w:r w:rsidR="00157DB0">
        <w:t>)</w:t>
      </w:r>
      <w:r w:rsidR="007B4E70" w:rsidRPr="00292D5D">
        <w:t xml:space="preserve"> </w:t>
      </w:r>
      <w:r w:rsidR="00157DB0">
        <w:t>/</w:t>
      </w:r>
      <w:r w:rsidR="00157DB0" w:rsidRPr="00157DB0">
        <w:t xml:space="preserve"> 1</w:t>
      </w:r>
      <w:r w:rsidR="00157DB0">
        <w:t>,</w:t>
      </w:r>
      <w:r w:rsidR="00157DB0" w:rsidRPr="00157DB0">
        <w:t>000</w:t>
      </w:r>
      <w:r w:rsidR="00157DB0">
        <w:t>,</w:t>
      </w:r>
      <w:r w:rsidR="00157DB0" w:rsidRPr="00157DB0">
        <w:t>000</w:t>
      </w:r>
      <w:r w:rsidR="00157DB0">
        <w:t>,</w:t>
      </w:r>
      <w:r w:rsidR="00157DB0" w:rsidRPr="00157DB0">
        <w:t>000</w:t>
      </w:r>
    </w:p>
    <w:p w14:paraId="5BDFA0DF" w14:textId="0F25213F" w:rsidR="00292D5D" w:rsidRDefault="00292D5D" w:rsidP="00F25C37">
      <w:pPr>
        <w:rPr>
          <w:lang w:val="en-US"/>
        </w:rPr>
      </w:pPr>
      <w:r w:rsidRPr="00292D5D">
        <w:rPr>
          <w:lang w:val="en-US"/>
        </w:rPr>
        <w:t xml:space="preserve">Total PM2.5 DALYs = </w:t>
      </w:r>
      <w:r w:rsidR="00307200">
        <w:rPr>
          <w:lang w:val="en-US"/>
        </w:rPr>
        <w:t>PM2.5_</w:t>
      </w:r>
      <w:r w:rsidR="002360D1">
        <w:t>DALYs_coef</w:t>
      </w:r>
      <w:r w:rsidR="004921CD">
        <w:t>f</w:t>
      </w:r>
      <w:r>
        <w:rPr>
          <w:lang w:val="en-US"/>
        </w:rPr>
        <w:t xml:space="preserve"> * </w:t>
      </w:r>
      <w:r w:rsidR="00521970">
        <w:rPr>
          <w:lang w:val="en-US"/>
        </w:rPr>
        <w:t>che_</w:t>
      </w:r>
      <w:r w:rsidR="005E71A4">
        <w:rPr>
          <w:lang w:val="en-US"/>
        </w:rPr>
        <w:t>usd *</w:t>
      </w:r>
      <w:r>
        <w:rPr>
          <w:lang w:val="en-US"/>
        </w:rPr>
        <w:t xml:space="preserve"> </w:t>
      </w:r>
      <w:r w:rsidR="00406428">
        <w:rPr>
          <w:lang w:val="en-US"/>
        </w:rPr>
        <w:t>CF</w:t>
      </w:r>
      <w:r w:rsidR="00521970">
        <w:rPr>
          <w:lang w:val="en-US"/>
        </w:rPr>
        <w:t xml:space="preserve">  </w:t>
      </w:r>
    </w:p>
    <w:p w14:paraId="61B84645" w14:textId="6C4A7A64" w:rsidR="008B6A95" w:rsidRPr="003F3B35" w:rsidRDefault="008B6A95" w:rsidP="008B6A95">
      <w:pPr>
        <w:rPr>
          <w:lang w:val="en-US"/>
        </w:rPr>
      </w:pPr>
      <w:r w:rsidRPr="003F3B35">
        <w:rPr>
          <w:lang w:val="en-US"/>
        </w:rPr>
        <w:t xml:space="preserve">Total Ozone DALYs = </w:t>
      </w:r>
      <w:r w:rsidR="00307200" w:rsidRPr="003F3B35">
        <w:rPr>
          <w:lang w:val="en-US"/>
        </w:rPr>
        <w:t>Ozone_</w:t>
      </w:r>
      <w:r w:rsidR="002360D1">
        <w:t>DALYs_coef</w:t>
      </w:r>
      <w:r w:rsidR="004921CD">
        <w:t>f</w:t>
      </w:r>
      <w:r w:rsidR="002360D1">
        <w:t xml:space="preserve"> </w:t>
      </w:r>
      <w:r w:rsidRPr="003F3B35">
        <w:rPr>
          <w:lang w:val="en-US"/>
        </w:rPr>
        <w:t xml:space="preserve">* </w:t>
      </w:r>
      <w:r w:rsidR="00406428" w:rsidRPr="003F3B35">
        <w:rPr>
          <w:lang w:val="en-US"/>
        </w:rPr>
        <w:t xml:space="preserve">che_usd </w:t>
      </w:r>
      <w:r w:rsidRPr="003F3B35">
        <w:rPr>
          <w:lang w:val="en-US"/>
        </w:rPr>
        <w:t xml:space="preserve">* </w:t>
      </w:r>
      <w:r w:rsidR="00406428" w:rsidRPr="003F3B35">
        <w:rPr>
          <w:lang w:val="en-US"/>
        </w:rPr>
        <w:t xml:space="preserve">CF </w:t>
      </w:r>
    </w:p>
    <w:p w14:paraId="713A11B1" w14:textId="473B03C9" w:rsidR="008B6A95" w:rsidRDefault="008B6A95" w:rsidP="008B6A95">
      <w:pPr>
        <w:rPr>
          <w:lang w:val="en-US"/>
        </w:rPr>
      </w:pPr>
      <w:r>
        <w:rPr>
          <w:lang w:val="en-US"/>
        </w:rPr>
        <w:t xml:space="preserve">Total DALYs = </w:t>
      </w:r>
      <w:r w:rsidRPr="00292D5D">
        <w:rPr>
          <w:lang w:val="en-US"/>
        </w:rPr>
        <w:t>Total PM2.5 DALYs</w:t>
      </w:r>
      <w:r w:rsidR="001013B8">
        <w:rPr>
          <w:lang w:val="en-US"/>
        </w:rPr>
        <w:t xml:space="preserve"> + </w:t>
      </w:r>
      <w:r w:rsidR="001013B8" w:rsidRPr="00292D5D">
        <w:rPr>
          <w:lang w:val="en-US"/>
        </w:rPr>
        <w:t xml:space="preserve">Total </w:t>
      </w:r>
      <w:r w:rsidR="001013B8">
        <w:rPr>
          <w:lang w:val="en-US"/>
        </w:rPr>
        <w:t>Ozone</w:t>
      </w:r>
      <w:r w:rsidR="001013B8" w:rsidRPr="00292D5D">
        <w:rPr>
          <w:lang w:val="en-US"/>
        </w:rPr>
        <w:t xml:space="preserve"> DALYs</w:t>
      </w:r>
    </w:p>
    <w:p w14:paraId="1CB7DBB7" w14:textId="77777777" w:rsidR="00F96AA7" w:rsidRDefault="00F96AA7" w:rsidP="008B6A95">
      <w:pPr>
        <w:rPr>
          <w:lang w:val="en-US"/>
        </w:rPr>
      </w:pPr>
    </w:p>
    <w:p w14:paraId="6C4D04A6" w14:textId="2FCD1BDD" w:rsidR="008B6A95" w:rsidRDefault="00651AA4" w:rsidP="00F25C37">
      <w:pPr>
        <w:rPr>
          <w:lang w:val="en-US"/>
        </w:rPr>
      </w:pPr>
      <w:r>
        <w:rPr>
          <w:lang w:val="en-US"/>
        </w:rPr>
        <w:t>Where</w:t>
      </w:r>
      <w:r w:rsidR="001B6B7A">
        <w:rPr>
          <w:lang w:val="en-US"/>
        </w:rPr>
        <w:t>:</w:t>
      </w:r>
    </w:p>
    <w:p w14:paraId="07CC8514" w14:textId="7A94BC57" w:rsidR="002360D1" w:rsidRPr="002360D1" w:rsidRDefault="002360D1" w:rsidP="00651AA4">
      <w:pPr>
        <w:pStyle w:val="ListParagraph"/>
        <w:numPr>
          <w:ilvl w:val="0"/>
          <w:numId w:val="15"/>
        </w:numPr>
        <w:rPr>
          <w:lang w:val="en-US"/>
        </w:rPr>
      </w:pPr>
      <w:r>
        <w:rPr>
          <w:lang w:val="en-US"/>
        </w:rPr>
        <w:t>GHG_coef</w:t>
      </w:r>
      <w:r w:rsidR="004921CD">
        <w:rPr>
          <w:lang w:val="en-US"/>
        </w:rPr>
        <w:t>f</w:t>
      </w:r>
      <w:r>
        <w:rPr>
          <w:lang w:val="en-US"/>
        </w:rPr>
        <w:t xml:space="preserve"> </w:t>
      </w:r>
      <w:r w:rsidR="00BF3D41">
        <w:rPr>
          <w:lang w:val="en-US"/>
        </w:rPr>
        <w:t>= Impact</w:t>
      </w:r>
      <w:r>
        <w:rPr>
          <w:lang w:val="en-US"/>
        </w:rPr>
        <w:t xml:space="preserve"> coefficient in units of </w:t>
      </w:r>
      <w:r w:rsidRPr="00DB5E35">
        <w:t>kg CO₂eq</w:t>
      </w:r>
      <w:r>
        <w:t>/</w:t>
      </w:r>
      <w:r w:rsidRPr="00DB5E35">
        <w:t>Million EUR</w:t>
      </w:r>
    </w:p>
    <w:p w14:paraId="5C9B3BBC" w14:textId="7DD052E9" w:rsidR="002360D1" w:rsidRDefault="002360D1" w:rsidP="00651AA4">
      <w:pPr>
        <w:pStyle w:val="ListParagraph"/>
        <w:numPr>
          <w:ilvl w:val="0"/>
          <w:numId w:val="15"/>
        </w:numPr>
        <w:rPr>
          <w:lang w:val="en-US"/>
        </w:rPr>
      </w:pPr>
      <w:r>
        <w:t>DALYs_coef</w:t>
      </w:r>
      <w:r w:rsidR="004921CD">
        <w:t>f</w:t>
      </w:r>
      <w:r>
        <w:t xml:space="preserve"> =</w:t>
      </w:r>
      <w:r>
        <w:rPr>
          <w:lang w:val="en-US"/>
        </w:rPr>
        <w:t xml:space="preserve"> Impact coefficient in units of DALYs/</w:t>
      </w:r>
      <w:r w:rsidRPr="00DB5E35">
        <w:t>Million EUR</w:t>
      </w:r>
    </w:p>
    <w:p w14:paraId="50D74A79" w14:textId="53809B24" w:rsidR="00651AA4" w:rsidRDefault="002360D1" w:rsidP="00651AA4">
      <w:pPr>
        <w:pStyle w:val="ListParagraph"/>
        <w:numPr>
          <w:ilvl w:val="0"/>
          <w:numId w:val="15"/>
        </w:numPr>
        <w:rPr>
          <w:lang w:val="en-US"/>
        </w:rPr>
      </w:pPr>
      <w:r>
        <w:rPr>
          <w:lang w:val="en-US"/>
        </w:rPr>
        <w:t>p</w:t>
      </w:r>
      <w:r w:rsidR="00651AA4">
        <w:rPr>
          <w:lang w:val="en-US"/>
        </w:rPr>
        <w:t xml:space="preserve">c_che_usd = </w:t>
      </w:r>
      <w:r w:rsidR="00651AA4" w:rsidRPr="00651AA4">
        <w:rPr>
          <w:lang w:val="en-US"/>
        </w:rPr>
        <w:t>Current Health Expenditure (CHE) per Capita in US$</w:t>
      </w:r>
    </w:p>
    <w:p w14:paraId="6F31CE1F" w14:textId="139BCBD7" w:rsidR="002360D1" w:rsidRDefault="002360D1" w:rsidP="00651AA4">
      <w:pPr>
        <w:pStyle w:val="ListParagraph"/>
        <w:numPr>
          <w:ilvl w:val="0"/>
          <w:numId w:val="15"/>
        </w:numPr>
        <w:rPr>
          <w:lang w:val="en-US"/>
        </w:rPr>
      </w:pPr>
      <w:r>
        <w:rPr>
          <w:lang w:val="en-US"/>
        </w:rPr>
        <w:t>che_usd</w:t>
      </w:r>
      <w:r w:rsidR="00177846">
        <w:rPr>
          <w:lang w:val="en-US"/>
        </w:rPr>
        <w:t xml:space="preserve"> = </w:t>
      </w:r>
      <w:r w:rsidR="00177846" w:rsidRPr="00177846">
        <w:rPr>
          <w:lang w:val="en-US"/>
        </w:rPr>
        <w:t>Current Health Expenditure (CHE), in million current US$</w:t>
      </w:r>
    </w:p>
    <w:p w14:paraId="0AED0F0F" w14:textId="373C84F6" w:rsidR="00CD45E5" w:rsidRDefault="00307200" w:rsidP="002B274D">
      <w:pPr>
        <w:pStyle w:val="ListParagraph"/>
        <w:numPr>
          <w:ilvl w:val="0"/>
          <w:numId w:val="15"/>
        </w:numPr>
        <w:rPr>
          <w:lang w:val="en-US"/>
        </w:rPr>
      </w:pPr>
      <w:r>
        <w:rPr>
          <w:lang w:val="en-US"/>
        </w:rPr>
        <w:t xml:space="preserve">CF = USD &gt; EUR economic adjustment </w:t>
      </w:r>
      <w:r w:rsidR="001B6B7A">
        <w:rPr>
          <w:lang w:val="en-US"/>
        </w:rPr>
        <w:t>factor</w:t>
      </w:r>
      <w:r w:rsidR="001B6B7A" w:rsidRPr="001B6B7A">
        <w:t xml:space="preserve"> </w:t>
      </w:r>
      <w:r w:rsidR="00E412BC">
        <w:rPr>
          <w:lang w:val="en-US"/>
        </w:rPr>
        <w:t>for data year</w:t>
      </w:r>
      <w:r w:rsidR="00C70B76">
        <w:rPr>
          <w:lang w:val="en-US"/>
        </w:rPr>
        <w:t xml:space="preserve">, </w:t>
      </w:r>
      <w:r w:rsidR="00C70B76">
        <w:t xml:space="preserve">pulled from </w:t>
      </w:r>
      <w:r w:rsidR="00C70B76" w:rsidRPr="00E03F0F">
        <w:t>native WHO data for Eurozone countries</w:t>
      </w:r>
      <w:r w:rsidR="00050F28">
        <w:t>.</w:t>
      </w:r>
    </w:p>
    <w:p w14:paraId="2C29F72E" w14:textId="3AD02AE5" w:rsidR="00157DB0" w:rsidRPr="000920B8" w:rsidRDefault="001A388A" w:rsidP="002B274D">
      <w:pPr>
        <w:pStyle w:val="ListParagraph"/>
        <w:numPr>
          <w:ilvl w:val="0"/>
          <w:numId w:val="15"/>
        </w:numPr>
        <w:rPr>
          <w:lang w:val="en-US"/>
        </w:rPr>
      </w:pPr>
      <w:r>
        <w:rPr>
          <w:lang w:val="en-US"/>
        </w:rPr>
        <w:t>Pop = Population (in thousands)</w:t>
      </w:r>
    </w:p>
    <w:p w14:paraId="1FA3B47F" w14:textId="6362226B" w:rsidR="0052745F" w:rsidRDefault="005975F2" w:rsidP="002B274D">
      <w:r w:rsidRPr="00864237">
        <w:rPr>
          <w:rFonts w:cs="Times New Roman"/>
          <w:iCs/>
        </w:rPr>
        <w:t>Independent research by</w:t>
      </w:r>
      <w:r w:rsidRPr="00C630E6">
        <w:rPr>
          <w:rFonts w:cs="Times New Roman"/>
          <w:iCs/>
        </w:rPr>
        <w:t xml:space="preserve"> Pichler et al. on </w:t>
      </w:r>
      <w:r w:rsidRPr="00C630E6">
        <w:rPr>
          <w:rFonts w:cs="Times New Roman"/>
        </w:rPr>
        <w:t>CO</w:t>
      </w:r>
      <w:r w:rsidRPr="00C630E6">
        <w:rPr>
          <w:rFonts w:cs="Times New Roman"/>
          <w:vertAlign w:val="subscript"/>
        </w:rPr>
        <w:t>2</w:t>
      </w:r>
      <w:r w:rsidRPr="00C630E6">
        <w:rPr>
          <w:rFonts w:cs="Times New Roman"/>
        </w:rPr>
        <w:t xml:space="preserve"> emissions (excluding other GHGs) associated with health care in OECD countries </w:t>
      </w:r>
      <w:r w:rsidRPr="00C630E6">
        <w:rPr>
          <w:rFonts w:cs="Times New Roman"/>
          <w:iCs/>
        </w:rPr>
        <w:t xml:space="preserve">considered temporal trends and introduced adjustments into the emissions satellite accounts of </w:t>
      </w:r>
      <w:r w:rsidRPr="00C630E6">
        <w:rPr>
          <w:rFonts w:cs="Times New Roman"/>
          <w:iCs/>
        </w:rPr>
        <w:lastRenderedPageBreak/>
        <w:t xml:space="preserve">the </w:t>
      </w:r>
      <w:r>
        <w:rPr>
          <w:rFonts w:cs="Times New Roman"/>
          <w:iCs/>
        </w:rPr>
        <w:t>EE-</w:t>
      </w:r>
      <w:r w:rsidRPr="00C630E6">
        <w:rPr>
          <w:rFonts w:cs="Times New Roman"/>
          <w:iCs/>
        </w:rPr>
        <w:t xml:space="preserve">MRIO model EORA to reflect shifts in major GHG emissions sources that occurred between the baseline model year and when each healthcare expenditure occurred.  </w:t>
      </w:r>
      <w:r>
        <w:rPr>
          <w:rFonts w:cs="Times New Roman"/>
          <w:iCs/>
        </w:rPr>
        <w:t>Based on this approach,</w:t>
      </w:r>
      <w:r>
        <w:rPr>
          <w:rFonts w:cs="Times New Roman"/>
          <w:color w:val="000000" w:themeColor="text1"/>
        </w:rPr>
        <w:t xml:space="preserve"> </w:t>
      </w:r>
      <w:r w:rsidR="00B70471">
        <w:rPr>
          <w:rFonts w:cs="Times New Roman"/>
          <w:color w:val="000000" w:themeColor="text1"/>
        </w:rPr>
        <w:t xml:space="preserve">for years </w:t>
      </w:r>
      <w:r w:rsidR="00DA23C0">
        <w:rPr>
          <w:rFonts w:cs="Times New Roman"/>
          <w:color w:val="000000" w:themeColor="text1"/>
        </w:rPr>
        <w:t>past the latest model year (</w:t>
      </w:r>
      <w:r w:rsidR="00B70471">
        <w:rPr>
          <w:rFonts w:cs="Times New Roman"/>
          <w:color w:val="000000" w:themeColor="text1"/>
        </w:rPr>
        <w:t>2021-2023</w:t>
      </w:r>
      <w:r w:rsidR="00DA23C0">
        <w:rPr>
          <w:rFonts w:cs="Times New Roman"/>
          <w:color w:val="000000" w:themeColor="text1"/>
        </w:rPr>
        <w:t xml:space="preserve">), </w:t>
      </w:r>
      <w:r w:rsidR="00F52C81">
        <w:rPr>
          <w:rFonts w:cs="Times New Roman"/>
          <w:color w:val="000000" w:themeColor="text1"/>
        </w:rPr>
        <w:t xml:space="preserve">emissions were </w:t>
      </w:r>
      <w:r w:rsidR="007E13F7">
        <w:rPr>
          <w:rFonts w:cs="Times New Roman"/>
          <w:color w:val="000000" w:themeColor="text1"/>
        </w:rPr>
        <w:t>updated to reflect the nominal year using</w:t>
      </w:r>
      <w:r w:rsidR="00C10BCD" w:rsidRPr="00C10BCD">
        <w:rPr>
          <w:rFonts w:cs="Times New Roman"/>
          <w:color w:val="000000" w:themeColor="text1"/>
        </w:rPr>
        <w:t xml:space="preserve"> the PRIMAP dataset</w:t>
      </w:r>
      <w:r w:rsidR="00DA23C0">
        <w:rPr>
          <w:rFonts w:cs="Times New Roman"/>
          <w:color w:val="000000" w:themeColor="text1"/>
        </w:rPr>
        <w:t xml:space="preserve"> –</w:t>
      </w:r>
      <w:r w:rsidR="00C10BCD" w:rsidRPr="00C10BCD">
        <w:rPr>
          <w:rFonts w:cs="Times New Roman"/>
          <w:color w:val="000000" w:themeColor="text1"/>
        </w:rPr>
        <w:t>containing historical greenhouse gas emissions data for countries and sectors</w:t>
      </w:r>
      <w:r w:rsidR="004006C7">
        <w:rPr>
          <w:rFonts w:cs="Times New Roman"/>
          <w:color w:val="000000" w:themeColor="text1"/>
        </w:rPr>
        <w:t xml:space="preserve"> (</w:t>
      </w:r>
      <w:proofErr w:type="spellStart"/>
      <w:r w:rsidR="004006C7" w:rsidRPr="004006C7">
        <w:rPr>
          <w:rFonts w:cs="Times New Roman"/>
          <w:color w:val="000000" w:themeColor="text1"/>
        </w:rPr>
        <w:t>Gütschow</w:t>
      </w:r>
      <w:proofErr w:type="spellEnd"/>
      <w:r w:rsidR="004006C7">
        <w:rPr>
          <w:rFonts w:cs="Times New Roman"/>
          <w:color w:val="000000" w:themeColor="text1"/>
        </w:rPr>
        <w:t xml:space="preserve"> et al. </w:t>
      </w:r>
      <w:r w:rsidR="00D470BF">
        <w:rPr>
          <w:rFonts w:cs="Times New Roman"/>
          <w:color w:val="000000" w:themeColor="text1"/>
        </w:rPr>
        <w:t>2025)</w:t>
      </w:r>
      <w:r w:rsidR="00C10BCD" w:rsidRPr="00C10BCD">
        <w:rPr>
          <w:rFonts w:cs="Times New Roman"/>
          <w:color w:val="000000" w:themeColor="text1"/>
        </w:rPr>
        <w:t xml:space="preserve">. </w:t>
      </w:r>
      <w:del w:id="3" w:author="Melanie Marino" w:date="2026-09-11T14:52:00Z" w16du:dateUtc="2026-09-11T18:52:00Z">
        <w:r w:rsidR="00C10BCD" w:rsidRPr="00C10BCD" w:rsidDel="00EB61D9">
          <w:rPr>
            <w:rFonts w:cs="Times New Roman"/>
            <w:color w:val="000000" w:themeColor="text1"/>
          </w:rPr>
          <w:delText xml:space="preserve">Expenditures </w:delText>
        </w:r>
      </w:del>
      <w:ins w:id="4" w:author="Melanie Marino" w:date="2026-09-11T14:52:00Z" w16du:dateUtc="2026-09-11T18:52:00Z">
        <w:r w:rsidR="00EB61D9">
          <w:rPr>
            <w:rFonts w:cs="Times New Roman"/>
            <w:color w:val="000000" w:themeColor="text1"/>
          </w:rPr>
          <w:t>E</w:t>
        </w:r>
      </w:ins>
      <w:ins w:id="5" w:author="Melanie Marino" w:date="2026-09-11T14:55:00Z" w16du:dateUtc="2026-09-11T18:55:00Z">
        <w:r w:rsidR="00EB61D9">
          <w:rPr>
            <w:rFonts w:cs="Times New Roman"/>
            <w:color w:val="000000" w:themeColor="text1"/>
          </w:rPr>
          <w:t>missions</w:t>
        </w:r>
      </w:ins>
      <w:ins w:id="6" w:author="Melanie Marino" w:date="2026-09-11T14:52:00Z" w16du:dateUtc="2026-09-11T18:52:00Z">
        <w:r w:rsidR="00EB61D9" w:rsidRPr="00C10BCD">
          <w:rPr>
            <w:rFonts w:cs="Times New Roman"/>
            <w:color w:val="000000" w:themeColor="text1"/>
          </w:rPr>
          <w:t xml:space="preserve"> </w:t>
        </w:r>
      </w:ins>
      <w:r w:rsidR="00C10BCD" w:rsidRPr="00C10BCD">
        <w:rPr>
          <w:rFonts w:cs="Times New Roman"/>
          <w:color w:val="000000" w:themeColor="text1"/>
        </w:rPr>
        <w:t xml:space="preserve">calculated with the </w:t>
      </w:r>
      <w:r w:rsidR="00EE46AC">
        <w:rPr>
          <w:rFonts w:cs="Times New Roman"/>
          <w:color w:val="000000" w:themeColor="text1"/>
        </w:rPr>
        <w:t>2020</w:t>
      </w:r>
      <w:r w:rsidR="00C10BCD" w:rsidRPr="00C10BCD">
        <w:rPr>
          <w:rFonts w:cs="Times New Roman"/>
          <w:color w:val="000000" w:themeColor="text1"/>
        </w:rPr>
        <w:t xml:space="preserve"> model were multiplied by the growth rate</w:t>
      </w:r>
      <w:r w:rsidR="001E5A44">
        <w:rPr>
          <w:rFonts w:cs="Times New Roman"/>
          <w:color w:val="000000" w:themeColor="text1"/>
        </w:rPr>
        <w:t>s</w:t>
      </w:r>
      <w:r w:rsidR="00EE46AC">
        <w:rPr>
          <w:rFonts w:cs="Times New Roman"/>
          <w:color w:val="000000" w:themeColor="text1"/>
        </w:rPr>
        <w:t xml:space="preserve"> from baseline year</w:t>
      </w:r>
      <w:r w:rsidR="00DA23C0">
        <w:rPr>
          <w:rFonts w:cs="Times New Roman"/>
          <w:color w:val="000000" w:themeColor="text1"/>
        </w:rPr>
        <w:t xml:space="preserve"> (2020) </w:t>
      </w:r>
      <w:r w:rsidR="00EE46AC">
        <w:rPr>
          <w:rFonts w:cs="Times New Roman"/>
          <w:color w:val="000000" w:themeColor="text1"/>
        </w:rPr>
        <w:t>to nominal year</w:t>
      </w:r>
      <w:r w:rsidR="001E5A44">
        <w:rPr>
          <w:rFonts w:cs="Times New Roman"/>
          <w:color w:val="000000" w:themeColor="text1"/>
        </w:rPr>
        <w:t xml:space="preserve"> </w:t>
      </w:r>
      <w:r w:rsidR="00C10BCD" w:rsidRPr="00C10BCD">
        <w:rPr>
          <w:rFonts w:cs="Times New Roman"/>
          <w:color w:val="000000" w:themeColor="text1"/>
        </w:rPr>
        <w:t>from the corresponding sector, extracted from PRIMAP data.</w:t>
      </w:r>
      <w:r w:rsidR="00CD45E5">
        <w:t xml:space="preserve"> </w:t>
      </w:r>
      <w:r w:rsidR="001276A1">
        <w:t xml:space="preserve">For the few countries where </w:t>
      </w:r>
      <w:r w:rsidR="00CD45E5">
        <w:t>PRIMAP data did not</w:t>
      </w:r>
      <w:r w:rsidR="001276A1">
        <w:t xml:space="preserve"> exist,</w:t>
      </w:r>
      <w:r w:rsidR="00CD45E5">
        <w:t xml:space="preserve"> the original, unadjusted value</w:t>
      </w:r>
      <w:r w:rsidR="00A639DD">
        <w:t>s were</w:t>
      </w:r>
      <w:r w:rsidR="00CD45E5">
        <w:t xml:space="preserve"> used.</w:t>
      </w:r>
      <w:r w:rsidR="001276A1">
        <w:t xml:space="preserve"> Botswana’s PRIMAP data showed </w:t>
      </w:r>
      <w:r w:rsidR="00FB5DAF">
        <w:t xml:space="preserve">highly </w:t>
      </w:r>
      <w:del w:id="7" w:author="Eckelman, Matthew" w:date="2026-09-11T17:10:00Z" w16du:dateUtc="2026-09-11T21:10:00Z">
        <w:r w:rsidR="006B7D4D" w:rsidDel="00F21973">
          <w:delText xml:space="preserve">anonymous </w:delText>
        </w:r>
      </w:del>
      <w:ins w:id="8" w:author="Eckelman, Matthew" w:date="2026-09-11T17:10:00Z" w16du:dateUtc="2026-09-11T21:10:00Z">
        <w:r w:rsidR="00F21973">
          <w:t>abnormal</w:t>
        </w:r>
        <w:r w:rsidR="00F21973">
          <w:t xml:space="preserve"> </w:t>
        </w:r>
      </w:ins>
      <w:r w:rsidR="006B7D4D">
        <w:t>growth rates</w:t>
      </w:r>
      <w:r w:rsidR="001276A1">
        <w:t xml:space="preserve">, so </w:t>
      </w:r>
      <w:r w:rsidR="00A639DD">
        <w:t>unadjusted values were used</w:t>
      </w:r>
    </w:p>
    <w:p w14:paraId="05F6631A" w14:textId="2F76AD3E" w:rsidR="0082130B" w:rsidRDefault="0082130B" w:rsidP="002B274D"/>
    <w:p w14:paraId="2DD827D1" w14:textId="5252ECFD" w:rsidR="000361F8" w:rsidRPr="0062386F" w:rsidRDefault="0062386F" w:rsidP="002B274D">
      <w:pPr>
        <w:rPr>
          <w:i/>
          <w:iCs/>
        </w:rPr>
      </w:pPr>
      <w:r w:rsidRPr="0062386F">
        <w:rPr>
          <w:i/>
          <w:iCs/>
        </w:rPr>
        <w:t xml:space="preserve">Emissions </w:t>
      </w:r>
      <w:r w:rsidR="000361F8" w:rsidRPr="0062386F">
        <w:rPr>
          <w:i/>
          <w:iCs/>
        </w:rPr>
        <w:t>Disaggregation</w:t>
      </w:r>
    </w:p>
    <w:p w14:paraId="6B0CFB5F" w14:textId="25A7F058" w:rsidR="00DC1FB5" w:rsidRDefault="00DB4458" w:rsidP="002B274D">
      <w:r>
        <w:t>For the most recent year, 2023, n</w:t>
      </w:r>
      <w:r w:rsidR="00D449BE">
        <w:t>ational health sector emissions were</w:t>
      </w:r>
      <w:r>
        <w:t xml:space="preserve"> disaggregated by </w:t>
      </w:r>
      <w:r w:rsidR="00E70DE5">
        <w:t>G</w:t>
      </w:r>
      <w:r>
        <w:t xml:space="preserve">reenhouse </w:t>
      </w:r>
      <w:r w:rsidR="00E70DE5">
        <w:t>G</w:t>
      </w:r>
      <w:r>
        <w:t xml:space="preserve">as </w:t>
      </w:r>
      <w:r w:rsidR="00E70DE5">
        <w:t>P</w:t>
      </w:r>
      <w:r>
        <w:t xml:space="preserve">rotocol scopes. Scope 1 emissions include direct emissions by </w:t>
      </w:r>
      <w:r w:rsidR="007E1BD8">
        <w:t xml:space="preserve">health care facilities, Scope 2 emissions include emissions from purchased electricity, and Scope 3 </w:t>
      </w:r>
      <w:r w:rsidR="009D2F63">
        <w:t>emissions encompass emissions from the entire upstream supply chain.</w:t>
      </w:r>
      <w:r w:rsidR="00C87A2E">
        <w:t xml:space="preserve"> </w:t>
      </w:r>
      <w:r w:rsidR="00322599" w:rsidRPr="00322599">
        <w:t xml:space="preserve">Scope calculations were derived </w:t>
      </w:r>
      <w:r w:rsidR="00136ACB">
        <w:t>using the following logic</w:t>
      </w:r>
      <w:r w:rsidR="00322599" w:rsidRPr="00322599">
        <w:t>. Scope 1 is simply this characterized S matrix itself representing only the direct emissions of the health sector per dollar of its own output, with no supply chain considered. Scope 2 is calculated by isolating only electricity-producing sectors in the model, then asking: how much of the health sector's spending flows to those electricity sectors, and what are the emissions associated with that electricity production? Scope 3 is then derived as the remainder: the full supply-chain multiplier minus Scope 1 and Scope 2.</w:t>
      </w:r>
    </w:p>
    <w:p w14:paraId="730B11F1" w14:textId="4603A7C4" w:rsidR="0062386F" w:rsidRDefault="00DB4458" w:rsidP="002B274D">
      <w:r>
        <w:t>National health sector e</w:t>
      </w:r>
      <w:r w:rsidR="00D449BE">
        <w:t xml:space="preserve">missions were also </w:t>
      </w:r>
      <w:r>
        <w:t>disaggregated</w:t>
      </w:r>
      <w:r w:rsidR="00D449BE">
        <w:t xml:space="preserve"> </w:t>
      </w:r>
      <w:r>
        <w:t xml:space="preserve">by </w:t>
      </w:r>
      <w:r w:rsidRPr="00DB4458">
        <w:rPr>
          <w:i/>
          <w:iCs/>
        </w:rPr>
        <w:t>within region</w:t>
      </w:r>
      <w:r>
        <w:t xml:space="preserve">, and </w:t>
      </w:r>
      <w:r w:rsidRPr="00DB4458">
        <w:rPr>
          <w:i/>
          <w:iCs/>
        </w:rPr>
        <w:t>outside region.</w:t>
      </w:r>
      <w:r>
        <w:rPr>
          <w:i/>
          <w:iCs/>
        </w:rPr>
        <w:t xml:space="preserve"> </w:t>
      </w:r>
      <w:r w:rsidR="00D449BE">
        <w:t xml:space="preserve">Within region emissions represent emissions that occur inside the same country as the health system, </w:t>
      </w:r>
      <w:r>
        <w:t>or</w:t>
      </w:r>
      <w:r w:rsidR="00D449BE">
        <w:t xml:space="preserve"> domestic </w:t>
      </w:r>
      <w:r>
        <w:t>supply</w:t>
      </w:r>
      <w:r w:rsidR="00D449BE">
        <w:t xml:space="preserve"> chain</w:t>
      </w:r>
      <w:r>
        <w:t>s and direct health system operations</w:t>
      </w:r>
      <w:r w:rsidR="00D449BE">
        <w:t>. Outside region emissions represent emissions that occur in other countries, where the national health system relies on imported goods and services</w:t>
      </w:r>
      <w:r w:rsidR="00A64AC6">
        <w:t xml:space="preserve">. </w:t>
      </w:r>
      <w:r w:rsidR="00A64AC6" w:rsidRPr="00A64AC6">
        <w:t>Within/outside region emission are calculated as follows. For each country's health sector, one column of the Leontief inverse is extracted. This column encodes how much production activity is triggered, across every sector in every country, when that health system spends one dollar. A binary mask is then applied to that column to separate rows belonging to the same country (within) from rows belonging to all other countries (outside). Multiplying the raw stressor intensity matrix S by each masked portion of the Leontief column yields two vectors of emissions intensities, one for emissions physically occurring inside the country, one for emissions occurring in other countries' production systems.</w:t>
      </w:r>
    </w:p>
    <w:p w14:paraId="61E982D5" w14:textId="72FBEB9F" w:rsidR="00671823" w:rsidRDefault="00671823" w:rsidP="00485E1C">
      <w:pPr>
        <w:rPr>
          <w:b/>
          <w:bCs/>
        </w:rPr>
      </w:pPr>
    </w:p>
    <w:p w14:paraId="641EC426" w14:textId="190B88CA" w:rsidR="0052745F" w:rsidRDefault="0052745F" w:rsidP="0052745F">
      <w:pPr>
        <w:rPr>
          <w:b/>
          <w:bCs/>
        </w:rPr>
      </w:pPr>
      <w:r w:rsidRPr="001143F0">
        <w:rPr>
          <w:b/>
          <w:bCs/>
        </w:rPr>
        <w:t>Notes:</w:t>
      </w:r>
    </w:p>
    <w:p w14:paraId="7AA3162F" w14:textId="21D803B1" w:rsidR="001143F0" w:rsidRPr="00FB5B00" w:rsidRDefault="00F970D7" w:rsidP="0052745F">
      <w:pPr>
        <w:rPr>
          <w:i/>
          <w:iCs/>
        </w:rPr>
      </w:pPr>
      <w:r w:rsidRPr="00FB5B00">
        <w:rPr>
          <w:i/>
          <w:iCs/>
        </w:rPr>
        <w:t>GHED</w:t>
      </w:r>
      <w:r w:rsidR="001143F0" w:rsidRPr="00FB5B00">
        <w:rPr>
          <w:i/>
          <w:iCs/>
        </w:rPr>
        <w:t xml:space="preserve"> </w:t>
      </w:r>
      <w:r w:rsidRPr="00FB5B00">
        <w:rPr>
          <w:i/>
          <w:iCs/>
        </w:rPr>
        <w:t>release</w:t>
      </w:r>
    </w:p>
    <w:p w14:paraId="73E850BF" w14:textId="6C3ABD07" w:rsidR="001143F0" w:rsidRPr="001143F0" w:rsidRDefault="00684A25" w:rsidP="001143F0">
      <w:pPr>
        <w:rPr>
          <w:lang w:val="en-US"/>
        </w:rPr>
      </w:pPr>
      <w:r>
        <w:t>A new GHED version is released each year</w:t>
      </w:r>
      <w:r w:rsidR="00881D2B">
        <w:t>, often with small updates to historical country expenditure data. This</w:t>
      </w:r>
      <w:r w:rsidR="00A56D27">
        <w:t xml:space="preserve"> release version contained </w:t>
      </w:r>
      <w:r w:rsidR="00560D29">
        <w:t>significant revisions that altered global health spending trends seen in the last version.</w:t>
      </w:r>
      <w:r w:rsidR="00FB5B00">
        <w:t xml:space="preserve"> </w:t>
      </w:r>
      <w:r w:rsidR="00A56D27">
        <w:rPr>
          <w:lang w:val="en-US"/>
        </w:rPr>
        <w:t>China</w:t>
      </w:r>
      <w:r w:rsidR="00146085">
        <w:rPr>
          <w:lang w:val="en-US"/>
        </w:rPr>
        <w:t xml:space="preserve">’s 2022 health expenditure data, </w:t>
      </w:r>
      <w:r w:rsidR="001143F0" w:rsidRPr="001143F0">
        <w:rPr>
          <w:lang w:val="en-US"/>
        </w:rPr>
        <w:t>che_usd</w:t>
      </w:r>
      <w:r w:rsidR="00146085">
        <w:rPr>
          <w:lang w:val="en-US"/>
        </w:rPr>
        <w:t>,</w:t>
      </w:r>
      <w:r w:rsidR="001143F0" w:rsidRPr="001143F0">
        <w:rPr>
          <w:lang w:val="en-US"/>
        </w:rPr>
        <w:t xml:space="preserve"> was revised by 12.3%</w:t>
      </w:r>
      <w:r w:rsidR="00146085">
        <w:rPr>
          <w:lang w:val="en-US"/>
        </w:rPr>
        <w:t xml:space="preserve">, </w:t>
      </w:r>
      <w:r w:rsidR="001143F0" w:rsidRPr="001143F0">
        <w:rPr>
          <w:lang w:val="en-US"/>
        </w:rPr>
        <w:t>while 2021 remained unchanged.</w:t>
      </w:r>
      <w:r w:rsidR="00146085">
        <w:rPr>
          <w:lang w:val="en-US"/>
        </w:rPr>
        <w:t xml:space="preserve"> </w:t>
      </w:r>
      <w:r w:rsidR="00A420F9">
        <w:rPr>
          <w:lang w:val="en-US"/>
        </w:rPr>
        <w:t xml:space="preserve">Due to the weight of China’s expenditures, this changes the </w:t>
      </w:r>
      <w:r w:rsidR="009C4F34">
        <w:rPr>
          <w:lang w:val="en-US"/>
        </w:rPr>
        <w:t>decrease in global in health spending from 2021 -2022 witnessed in the last release version – to an increase.</w:t>
      </w:r>
      <w:r w:rsidR="001143F0" w:rsidRPr="001143F0">
        <w:rPr>
          <w:lang w:val="en-US"/>
        </w:rPr>
        <w:t xml:space="preserve"> </w:t>
      </w:r>
      <w:r w:rsidR="00FB5B00" w:rsidRPr="001143F0">
        <w:rPr>
          <w:lang w:val="en-US"/>
        </w:rPr>
        <w:t>USA</w:t>
      </w:r>
      <w:r w:rsidR="00FB5B00">
        <w:rPr>
          <w:lang w:val="en-US"/>
        </w:rPr>
        <w:t xml:space="preserve"> had revisions of</w:t>
      </w:r>
      <w:r w:rsidR="00FB5B00" w:rsidRPr="001143F0">
        <w:rPr>
          <w:lang w:val="en-US"/>
        </w:rPr>
        <w:t xml:space="preserve"> 0.7% for 2021 and 1.2% for 2022</w:t>
      </w:r>
      <w:r w:rsidR="00FB5B00">
        <w:rPr>
          <w:lang w:val="en-US"/>
        </w:rPr>
        <w:t>, which also impacts the</w:t>
      </w:r>
      <w:r w:rsidR="00FB5B00" w:rsidRPr="001143F0">
        <w:rPr>
          <w:lang w:val="en-US"/>
        </w:rPr>
        <w:t xml:space="preserve"> global aggregate due to the important weight of the US in global health expenditure</w:t>
      </w:r>
    </w:p>
    <w:p w14:paraId="04F2CA10" w14:textId="66192FB0" w:rsidR="001143F0" w:rsidRPr="00FB5B00" w:rsidRDefault="001143F0" w:rsidP="0052745F">
      <w:pPr>
        <w:rPr>
          <w:i/>
          <w:iCs/>
        </w:rPr>
      </w:pPr>
      <w:r w:rsidRPr="00FB5B00">
        <w:rPr>
          <w:i/>
          <w:iCs/>
        </w:rPr>
        <w:t>EXIOBASE model</w:t>
      </w:r>
    </w:p>
    <w:p w14:paraId="49989220" w14:textId="5E29B86F" w:rsidR="002B274D" w:rsidRPr="00264A15" w:rsidRDefault="00B15A21" w:rsidP="00264A15">
      <w:r>
        <w:t xml:space="preserve">Compared to results calculated with the </w:t>
      </w:r>
      <w:r w:rsidR="001602BD">
        <w:t>previous</w:t>
      </w:r>
      <w:r>
        <w:t xml:space="preserve"> version of EXIOBASE (v3.8)</w:t>
      </w:r>
      <w:r w:rsidR="005C55D6">
        <w:t xml:space="preserve">, country </w:t>
      </w:r>
      <w:r w:rsidR="008F0E33">
        <w:t>footprints</w:t>
      </w:r>
      <w:r w:rsidR="005C55D6">
        <w:t xml:space="preserve"> largely see reduction</w:t>
      </w:r>
      <w:r w:rsidR="008F0E33">
        <w:t xml:space="preserve">s </w:t>
      </w:r>
      <w:r w:rsidR="005C55D6">
        <w:t>across all years</w:t>
      </w:r>
      <w:r w:rsidR="008F0E33">
        <w:t>.</w:t>
      </w:r>
      <w:r w:rsidR="0027381E">
        <w:t xml:space="preserve"> </w:t>
      </w:r>
      <w:r w:rsidR="008F0E33">
        <w:t xml:space="preserve">One of the key updates in v3.9 is </w:t>
      </w:r>
      <w:r w:rsidR="00582038">
        <w:t>a</w:t>
      </w:r>
      <w:r w:rsidR="008F0E33">
        <w:t xml:space="preserve"> </w:t>
      </w:r>
      <w:r w:rsidR="00582038">
        <w:t>new energy accounting</w:t>
      </w:r>
      <w:r w:rsidR="008F0E33">
        <w:t xml:space="preserve"> procedure</w:t>
      </w:r>
      <w:r w:rsidR="00582038">
        <w:t>. On this new method, Rasul et al. (2024) states that the</w:t>
      </w:r>
      <w:r w:rsidR="00582038" w:rsidRPr="00582038">
        <w:t xml:space="preserve"> new procedure </w:t>
      </w:r>
      <w:r w:rsidR="00582038">
        <w:t xml:space="preserve">sees </w:t>
      </w:r>
      <w:r w:rsidR="00582038" w:rsidRPr="00582038">
        <w:t>drastically fewer outliers in the form extremely high energy use coefficients</w:t>
      </w:r>
      <w:r w:rsidR="00582038">
        <w:t>.</w:t>
      </w:r>
      <w:r w:rsidR="00AA74CD">
        <w:t xml:space="preserve"> For example, Rasul et al. states that “</w:t>
      </w:r>
      <w:r w:rsidR="00AA74CD" w:rsidRPr="0015689C">
        <w:t>more than 40% of the original coefficients are larger than its corresponding new coefficients by a factor of 2</w:t>
      </w:r>
      <w:r w:rsidR="00AA74CD">
        <w:t>”.</w:t>
      </w:r>
      <w:r w:rsidR="002940AC">
        <w:t xml:space="preserve"> </w:t>
      </w:r>
      <w:r w:rsidR="0027381E">
        <w:t>The new energy allocation procedure in</w:t>
      </w:r>
      <w:r w:rsidR="002940AC">
        <w:t xml:space="preserve"> </w:t>
      </w:r>
      <w:r w:rsidR="003E4044">
        <w:t>v3.9 produces</w:t>
      </w:r>
      <w:r w:rsidR="002940AC">
        <w:t xml:space="preserve"> more </w:t>
      </w:r>
      <w:r w:rsidR="002940AC" w:rsidRPr="002940AC">
        <w:t xml:space="preserve">realistic coefficients, multipliers, and footprints compared to </w:t>
      </w:r>
      <w:r w:rsidR="00086D95">
        <w:t>v3.8, with greater internal consistency</w:t>
      </w:r>
      <w:r w:rsidR="009A7FA0">
        <w:t>.</w:t>
      </w:r>
    </w:p>
    <w:p w14:paraId="61A9B15B" w14:textId="59013E79" w:rsidR="002B274D" w:rsidRPr="00485E1C" w:rsidRDefault="00FB5B00" w:rsidP="00FB5B00">
      <w:pPr>
        <w:rPr>
          <w:rFonts w:cs="Times New Roman"/>
          <w:b/>
          <w:i/>
          <w:iCs/>
        </w:rPr>
      </w:pPr>
      <w:r w:rsidRPr="00485E1C">
        <w:rPr>
          <w:rFonts w:cs="Times New Roman"/>
          <w:i/>
          <w:iCs/>
        </w:rPr>
        <w:t>Other Caveats</w:t>
      </w:r>
    </w:p>
    <w:p w14:paraId="4605E5EC" w14:textId="77777777" w:rsidR="002B274D" w:rsidRPr="00C630E6" w:rsidRDefault="002B274D" w:rsidP="002B274D">
      <w:pPr>
        <w:rPr>
          <w:rFonts w:cs="Times New Roman"/>
        </w:rPr>
      </w:pPr>
      <w:r w:rsidRPr="00C630E6">
        <w:rPr>
          <w:rFonts w:cs="Times New Roman"/>
        </w:rPr>
        <w:lastRenderedPageBreak/>
        <w:t xml:space="preserve">As only total health expenditure data are available from WHO, all expenditures are assigned to Final Demand, with no separation for investment. </w:t>
      </w:r>
    </w:p>
    <w:p w14:paraId="6B525DDB" w14:textId="77777777" w:rsidR="002B274D" w:rsidRPr="00C630E6" w:rsidRDefault="002B274D" w:rsidP="002B274D">
      <w:pPr>
        <w:rPr>
          <w:rFonts w:cs="Times New Roman"/>
        </w:rPr>
      </w:pPr>
      <w:r w:rsidRPr="00C630E6">
        <w:rPr>
          <w:rFonts w:cs="Times New Roman"/>
        </w:rPr>
        <w:t>MRIO models are built from aggregated top-down statistical data.  Results do not reflect individual health care systems’ power purchase agreements for renewable energy or any offsetting activities.  Results do not include direct emissions of waste anaesthetic gases from clinical operations nor emissions from metered dose inhalers, as these are not currently reported consistently in national emissions inventories.</w:t>
      </w:r>
    </w:p>
    <w:p w14:paraId="51E79391" w14:textId="77777777" w:rsidR="002B274D" w:rsidRPr="00C630E6" w:rsidRDefault="002B274D" w:rsidP="002B274D">
      <w:pPr>
        <w:pStyle w:val="Methodsheadings"/>
        <w:rPr>
          <w:rFonts w:cs="Times New Roman"/>
        </w:rPr>
      </w:pPr>
    </w:p>
    <w:p w14:paraId="64F1B0C8" w14:textId="1BD3FB21" w:rsidR="00272AE6" w:rsidRDefault="00272AE6">
      <w:pPr>
        <w:rPr>
          <w:rFonts w:asciiTheme="majorHAnsi" w:eastAsiaTheme="majorEastAsia" w:hAnsiTheme="majorHAnsi" w:cstheme="majorBidi"/>
          <w:color w:val="000000" w:themeColor="text1"/>
          <w:sz w:val="28"/>
          <w:szCs w:val="32"/>
        </w:rPr>
      </w:pPr>
    </w:p>
    <w:p w14:paraId="4056732F" w14:textId="1AC653D9" w:rsidR="007F760D" w:rsidRDefault="001126BD" w:rsidP="00264A15">
      <w:pPr>
        <w:pStyle w:val="Heading1"/>
      </w:pPr>
      <w:r>
        <w:t>References</w:t>
      </w:r>
    </w:p>
    <w:p w14:paraId="66AC3341" w14:textId="77777777" w:rsidR="00890224" w:rsidRPr="00890224" w:rsidRDefault="00890224" w:rsidP="00890224"/>
    <w:p w14:paraId="24A0B454" w14:textId="5BD48085" w:rsidR="007F760D" w:rsidRPr="00264A15" w:rsidRDefault="007F760D" w:rsidP="00CE2D89">
      <w:pPr>
        <w:rPr>
          <w:szCs w:val="20"/>
        </w:rPr>
      </w:pPr>
      <w:proofErr w:type="spellStart"/>
      <w:r w:rsidRPr="00264A15">
        <w:rPr>
          <w:szCs w:val="20"/>
        </w:rPr>
        <w:t>Gütschow</w:t>
      </w:r>
      <w:proofErr w:type="spellEnd"/>
      <w:r w:rsidRPr="00264A15">
        <w:rPr>
          <w:szCs w:val="20"/>
        </w:rPr>
        <w:t xml:space="preserve">, </w:t>
      </w:r>
      <w:proofErr w:type="gramStart"/>
      <w:r w:rsidRPr="00264A15">
        <w:rPr>
          <w:szCs w:val="20"/>
        </w:rPr>
        <w:t>Johannes ;</w:t>
      </w:r>
      <w:proofErr w:type="gramEnd"/>
      <w:r w:rsidRPr="00264A15">
        <w:rPr>
          <w:szCs w:val="20"/>
        </w:rPr>
        <w:t xml:space="preserve"> Busch, </w:t>
      </w:r>
      <w:proofErr w:type="gramStart"/>
      <w:r w:rsidRPr="00264A15">
        <w:rPr>
          <w:szCs w:val="20"/>
        </w:rPr>
        <w:t>Daniel ;</w:t>
      </w:r>
      <w:proofErr w:type="gramEnd"/>
      <w:r w:rsidRPr="00264A15">
        <w:rPr>
          <w:szCs w:val="20"/>
        </w:rPr>
        <w:t xml:space="preserve"> Pflüger, Mika (2025): The PRIMAP-hist national historical emissions time series (1750-2024) v2.7. </w:t>
      </w:r>
      <w:proofErr w:type="spellStart"/>
      <w:r w:rsidRPr="00264A15">
        <w:rPr>
          <w:szCs w:val="20"/>
        </w:rPr>
        <w:t>Zenodo</w:t>
      </w:r>
      <w:proofErr w:type="spellEnd"/>
      <w:r w:rsidRPr="00264A15">
        <w:rPr>
          <w:szCs w:val="20"/>
        </w:rPr>
        <w:t>. </w:t>
      </w:r>
      <w:hyperlink r:id="rId9" w:history="1">
        <w:r w:rsidRPr="00264A15">
          <w:rPr>
            <w:rStyle w:val="Hyperlink"/>
            <w:szCs w:val="20"/>
          </w:rPr>
          <w:t>https://doi.org/10.5281/zenodo.17090760</w:t>
        </w:r>
      </w:hyperlink>
    </w:p>
    <w:p w14:paraId="52BE78C7" w14:textId="4108C3DF" w:rsidR="003B727B" w:rsidRPr="00264A15" w:rsidRDefault="003B727B" w:rsidP="00CE2D89">
      <w:pPr>
        <w:rPr>
          <w:rFonts w:cs="Times New Roman"/>
          <w:szCs w:val="20"/>
        </w:rPr>
      </w:pPr>
      <w:r w:rsidRPr="00264A15">
        <w:rPr>
          <w:rFonts w:cs="Times New Roman"/>
          <w:szCs w:val="20"/>
        </w:rPr>
        <w:t xml:space="preserve">Greenhouse Gas Protocol. (2024, August 7). </w:t>
      </w:r>
      <w:r w:rsidRPr="00264A15">
        <w:rPr>
          <w:rFonts w:cs="Times New Roman"/>
          <w:i/>
          <w:iCs/>
          <w:szCs w:val="20"/>
        </w:rPr>
        <w:t>IPCC global warming potential values</w:t>
      </w:r>
      <w:r w:rsidRPr="00264A15">
        <w:rPr>
          <w:rFonts w:cs="Times New Roman"/>
          <w:szCs w:val="20"/>
        </w:rPr>
        <w:t xml:space="preserve"> (Version 2.0). </w:t>
      </w:r>
      <w:hyperlink r:id="rId10" w:history="1">
        <w:r w:rsidRPr="00264A15">
          <w:rPr>
            <w:rStyle w:val="Hyperlink"/>
            <w:rFonts w:cs="Times New Roman"/>
            <w:szCs w:val="20"/>
          </w:rPr>
          <w:t>https://ghgprotocol.org/sites/default/files/2024-08/Global-Warming-Potential-Values%20(August%202024).pdf</w:t>
        </w:r>
      </w:hyperlink>
    </w:p>
    <w:p w14:paraId="664950DB" w14:textId="02535A5E" w:rsidR="009A7FA0" w:rsidRPr="00264A15" w:rsidRDefault="007F760D" w:rsidP="00CE2D89">
      <w:pPr>
        <w:rPr>
          <w:rFonts w:cs="Times New Roman"/>
          <w:szCs w:val="20"/>
        </w:rPr>
      </w:pPr>
      <w:r w:rsidRPr="00264A15">
        <w:rPr>
          <w:rFonts w:cs="Times New Roman"/>
          <w:szCs w:val="20"/>
        </w:rPr>
        <w:t>Miller RE, Blair PD. Input-output analysis: foundations and extensions. Cambridge, UK: Cambridge University Press; 2009.</w:t>
      </w:r>
    </w:p>
    <w:p w14:paraId="473FDD5E" w14:textId="3E1CDE2A" w:rsidR="007F760D" w:rsidRPr="00264A15" w:rsidRDefault="007F760D" w:rsidP="007F760D">
      <w:pPr>
        <w:pStyle w:val="EndNoteBibliography"/>
        <w:spacing w:after="0"/>
        <w:rPr>
          <w:rFonts w:ascii="Times New Roman" w:hAnsi="Times New Roman" w:cs="Times New Roman"/>
          <w:sz w:val="20"/>
          <w:szCs w:val="20"/>
        </w:rPr>
      </w:pPr>
      <w:r w:rsidRPr="00264A15">
        <w:rPr>
          <w:rFonts w:ascii="Times New Roman" w:hAnsi="Times New Roman" w:cs="Times New Roman"/>
          <w:sz w:val="20"/>
          <w:szCs w:val="20"/>
        </w:rPr>
        <w:t xml:space="preserve">Pichler P-P, Jaccard IS, Weisz U, Weisz H. International comparison of health care carbon footprints. </w:t>
      </w:r>
      <w:r w:rsidRPr="00264A15">
        <w:rPr>
          <w:rFonts w:ascii="Times New Roman" w:hAnsi="Times New Roman" w:cs="Times New Roman"/>
          <w:i/>
          <w:sz w:val="20"/>
          <w:szCs w:val="20"/>
        </w:rPr>
        <w:t>Environmental Research Letters</w:t>
      </w:r>
      <w:r w:rsidRPr="00264A15">
        <w:rPr>
          <w:rFonts w:ascii="Times New Roman" w:hAnsi="Times New Roman" w:cs="Times New Roman"/>
          <w:sz w:val="20"/>
          <w:szCs w:val="20"/>
        </w:rPr>
        <w:t xml:space="preserve"> 2019; </w:t>
      </w:r>
      <w:r w:rsidRPr="00264A15">
        <w:rPr>
          <w:rFonts w:ascii="Times New Roman" w:hAnsi="Times New Roman" w:cs="Times New Roman"/>
          <w:b/>
          <w:sz w:val="20"/>
          <w:szCs w:val="20"/>
        </w:rPr>
        <w:t>14</w:t>
      </w:r>
      <w:r w:rsidRPr="00264A15">
        <w:rPr>
          <w:rFonts w:ascii="Times New Roman" w:hAnsi="Times New Roman" w:cs="Times New Roman"/>
          <w:sz w:val="20"/>
          <w:szCs w:val="20"/>
        </w:rPr>
        <w:t>(6): 064004.</w:t>
      </w:r>
    </w:p>
    <w:p w14:paraId="3B6E41DC" w14:textId="77777777" w:rsidR="00022402" w:rsidRPr="00264A15" w:rsidRDefault="00022402" w:rsidP="007F760D">
      <w:pPr>
        <w:pStyle w:val="EndNoteBibliography"/>
        <w:spacing w:after="0"/>
        <w:rPr>
          <w:rFonts w:ascii="Times New Roman" w:hAnsi="Times New Roman" w:cs="Times New Roman"/>
          <w:sz w:val="20"/>
          <w:szCs w:val="20"/>
        </w:rPr>
      </w:pPr>
    </w:p>
    <w:p w14:paraId="56972F6C" w14:textId="77777777" w:rsidR="009A7FA0" w:rsidRPr="00264A15" w:rsidRDefault="009A7FA0" w:rsidP="009A7FA0">
      <w:pPr>
        <w:rPr>
          <w:szCs w:val="20"/>
          <w:lang w:val="en-US"/>
        </w:rPr>
      </w:pPr>
      <w:r w:rsidRPr="00264A15">
        <w:rPr>
          <w:szCs w:val="20"/>
          <w:lang w:val="en-US"/>
        </w:rPr>
        <w:t xml:space="preserve">Rasul, K., Schmidt, S., Hertwich, E. G., &amp; Wood, R. (2024). EXIOBASE energy accounts: Improving precision in an open-sourced procedure applicable to any MRIO database. </w:t>
      </w:r>
      <w:r w:rsidRPr="00264A15">
        <w:rPr>
          <w:i/>
          <w:iCs/>
          <w:szCs w:val="20"/>
          <w:lang w:val="en-US"/>
        </w:rPr>
        <w:t>Journal of Industrial Ecology</w:t>
      </w:r>
      <w:r w:rsidRPr="00264A15">
        <w:rPr>
          <w:szCs w:val="20"/>
          <w:lang w:val="en-US"/>
        </w:rPr>
        <w:t xml:space="preserve">, </w:t>
      </w:r>
      <w:r w:rsidRPr="00264A15">
        <w:rPr>
          <w:i/>
          <w:iCs/>
          <w:szCs w:val="20"/>
          <w:lang w:val="en-US"/>
        </w:rPr>
        <w:t>28</w:t>
      </w:r>
      <w:r w:rsidRPr="00264A15">
        <w:rPr>
          <w:szCs w:val="20"/>
          <w:lang w:val="en-US"/>
        </w:rPr>
        <w:t xml:space="preserve">(6), 1771–1785. </w:t>
      </w:r>
      <w:hyperlink r:id="rId11" w:history="1">
        <w:r w:rsidRPr="00264A15">
          <w:rPr>
            <w:rStyle w:val="Hyperlink"/>
            <w:szCs w:val="20"/>
            <w:lang w:val="en-US"/>
          </w:rPr>
          <w:t>https://doi.org/10.1111/jiec.13563</w:t>
        </w:r>
      </w:hyperlink>
    </w:p>
    <w:p w14:paraId="6258E25A" w14:textId="3BA3FFE6" w:rsidR="009A7FA0" w:rsidRPr="00264A15" w:rsidRDefault="00094398" w:rsidP="00CE2D89">
      <w:pPr>
        <w:rPr>
          <w:rFonts w:cs="Times New Roman"/>
          <w:szCs w:val="20"/>
        </w:rPr>
      </w:pPr>
      <w:r w:rsidRPr="00A41FE3">
        <w:rPr>
          <w:rFonts w:cs="Times New Roman"/>
          <w:szCs w:val="20"/>
          <w:lang w:val="en-US"/>
        </w:rPr>
        <w:t xml:space="preserve">Stadler K, Wood R, </w:t>
      </w:r>
      <w:proofErr w:type="spellStart"/>
      <w:r w:rsidRPr="00A41FE3">
        <w:rPr>
          <w:rFonts w:cs="Times New Roman"/>
          <w:szCs w:val="20"/>
          <w:lang w:val="en-US"/>
        </w:rPr>
        <w:t>Bulavskaya</w:t>
      </w:r>
      <w:proofErr w:type="spellEnd"/>
      <w:r w:rsidRPr="00A41FE3">
        <w:rPr>
          <w:rFonts w:cs="Times New Roman"/>
          <w:szCs w:val="20"/>
          <w:lang w:val="en-US"/>
        </w:rPr>
        <w:t xml:space="preserve"> T, et al. </w:t>
      </w:r>
      <w:r w:rsidRPr="00264A15">
        <w:rPr>
          <w:rFonts w:cs="Times New Roman"/>
          <w:szCs w:val="20"/>
        </w:rPr>
        <w:t xml:space="preserve">EXIOBASE 3: Developing a time series of detailed environmentally extended multi‐regional input‐output tables. </w:t>
      </w:r>
      <w:r w:rsidRPr="00264A15">
        <w:rPr>
          <w:rFonts w:cs="Times New Roman"/>
          <w:i/>
          <w:szCs w:val="20"/>
        </w:rPr>
        <w:t>Journal of Industrial Ecology</w:t>
      </w:r>
      <w:r w:rsidRPr="00264A15">
        <w:rPr>
          <w:rFonts w:cs="Times New Roman"/>
          <w:szCs w:val="20"/>
        </w:rPr>
        <w:t xml:space="preserve"> 2018; </w:t>
      </w:r>
      <w:r w:rsidRPr="00264A15">
        <w:rPr>
          <w:rFonts w:cs="Times New Roman"/>
          <w:b/>
          <w:szCs w:val="20"/>
        </w:rPr>
        <w:t>22</w:t>
      </w:r>
      <w:r w:rsidRPr="00264A15">
        <w:rPr>
          <w:rFonts w:cs="Times New Roman"/>
          <w:szCs w:val="20"/>
        </w:rPr>
        <w:t>(3): 502-15.</w:t>
      </w:r>
    </w:p>
    <w:p w14:paraId="2087E206" w14:textId="7AFCCEAE" w:rsidR="00FB3356" w:rsidRPr="00264A15" w:rsidRDefault="00FB3356" w:rsidP="00CE2D89">
      <w:pPr>
        <w:rPr>
          <w:rFonts w:cs="Times New Roman"/>
          <w:szCs w:val="20"/>
        </w:rPr>
      </w:pPr>
      <w:proofErr w:type="spellStart"/>
      <w:r w:rsidRPr="00264A15">
        <w:rPr>
          <w:rFonts w:cs="Times New Roman"/>
          <w:szCs w:val="20"/>
        </w:rPr>
        <w:t>Verones</w:t>
      </w:r>
      <w:proofErr w:type="spellEnd"/>
      <w:r w:rsidRPr="00264A15">
        <w:rPr>
          <w:rFonts w:cs="Times New Roman"/>
          <w:szCs w:val="20"/>
        </w:rPr>
        <w:t xml:space="preserve">, F. et al. (2016). </w:t>
      </w:r>
      <w:r w:rsidRPr="00264A15">
        <w:rPr>
          <w:rFonts w:cs="Times New Roman"/>
          <w:i/>
          <w:iCs/>
          <w:szCs w:val="20"/>
        </w:rPr>
        <w:t>LC-IMPACT version 0.5: A spatially differentiated life cycle impact assessment approach</w:t>
      </w:r>
      <w:r w:rsidRPr="00264A15">
        <w:rPr>
          <w:rFonts w:cs="Times New Roman"/>
          <w:szCs w:val="20"/>
        </w:rPr>
        <w:t xml:space="preserve">. </w:t>
      </w:r>
      <w:hyperlink r:id="rId12" w:history="1">
        <w:r w:rsidRPr="00264A15">
          <w:rPr>
            <w:rStyle w:val="Hyperlink"/>
            <w:rFonts w:cs="Times New Roman"/>
            <w:szCs w:val="20"/>
          </w:rPr>
          <w:t>https://www.lc-impact.eu/doc/LC-Impact_report_SEPT2016_20160927.pdf</w:t>
        </w:r>
      </w:hyperlink>
    </w:p>
    <w:p w14:paraId="1539E4D0" w14:textId="690BBF79" w:rsidR="007F760D" w:rsidRPr="00264A15" w:rsidRDefault="007F760D" w:rsidP="00CE2D89">
      <w:pPr>
        <w:rPr>
          <w:szCs w:val="20"/>
        </w:rPr>
      </w:pPr>
      <w:r w:rsidRPr="00264A15">
        <w:rPr>
          <w:rFonts w:cs="Times New Roman"/>
          <w:szCs w:val="20"/>
        </w:rPr>
        <w:t>WHO. Global Health Expenditure Database: Indicators and data. Geneva, Switzerland: World Health Organization; 2025.</w:t>
      </w:r>
    </w:p>
    <w:p w14:paraId="44FBE5A3" w14:textId="6B9846B6" w:rsidR="00CE2D89" w:rsidRPr="00CE2D89" w:rsidRDefault="00CE2D89" w:rsidP="00CE2D89"/>
    <w:sectPr w:rsidR="00CE2D89" w:rsidRPr="00CE2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haker 2 Lancet Regular">
    <w:altName w:val="Times New Roman"/>
    <w:charset w:val="00"/>
    <w:family w:val="auto"/>
    <w:pitch w:val="default"/>
  </w:font>
  <w:font w:name="ScalaLancetPro">
    <w:altName w:val="MS Gothic"/>
    <w:panose1 w:val="00000000000000000000"/>
    <w:charset w:val="80"/>
    <w:family w:val="roman"/>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Helvetica Neue">
    <w:altName w:val="Microsoft YaHei UI"/>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277"/>
    <w:multiLevelType w:val="hybridMultilevel"/>
    <w:tmpl w:val="10CE0144"/>
    <w:lvl w:ilvl="0" w:tplc="52DA03F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60F86"/>
    <w:multiLevelType w:val="hybridMultilevel"/>
    <w:tmpl w:val="54AE05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364BCE"/>
    <w:multiLevelType w:val="hybridMultilevel"/>
    <w:tmpl w:val="D242AB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A91357"/>
    <w:multiLevelType w:val="hybridMultilevel"/>
    <w:tmpl w:val="4A6441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F055B7C"/>
    <w:multiLevelType w:val="hybridMultilevel"/>
    <w:tmpl w:val="F692F8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551FD3"/>
    <w:multiLevelType w:val="hybridMultilevel"/>
    <w:tmpl w:val="D242AB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1BB19D5"/>
    <w:multiLevelType w:val="hybridMultilevel"/>
    <w:tmpl w:val="48347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0D0260"/>
    <w:multiLevelType w:val="hybridMultilevel"/>
    <w:tmpl w:val="955A48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2D73892"/>
    <w:multiLevelType w:val="hybridMultilevel"/>
    <w:tmpl w:val="CEBCBB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B4816E9"/>
    <w:multiLevelType w:val="hybridMultilevel"/>
    <w:tmpl w:val="4E6CE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67589B"/>
    <w:multiLevelType w:val="hybridMultilevel"/>
    <w:tmpl w:val="1C182F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CD82059"/>
    <w:multiLevelType w:val="hybridMultilevel"/>
    <w:tmpl w:val="73B444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D670F1F"/>
    <w:multiLevelType w:val="hybridMultilevel"/>
    <w:tmpl w:val="215AC8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B52250"/>
    <w:multiLevelType w:val="hybridMultilevel"/>
    <w:tmpl w:val="D4CC0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BC3B7F"/>
    <w:multiLevelType w:val="hybridMultilevel"/>
    <w:tmpl w:val="80CA4EB6"/>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73F77CB"/>
    <w:multiLevelType w:val="hybridMultilevel"/>
    <w:tmpl w:val="01F096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74E4288"/>
    <w:multiLevelType w:val="hybridMultilevel"/>
    <w:tmpl w:val="BFDCD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891492"/>
    <w:multiLevelType w:val="hybridMultilevel"/>
    <w:tmpl w:val="C6B0F5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056956">
    <w:abstractNumId w:val="9"/>
  </w:num>
  <w:num w:numId="2" w16cid:durableId="1103108448">
    <w:abstractNumId w:val="8"/>
  </w:num>
  <w:num w:numId="3" w16cid:durableId="600571975">
    <w:abstractNumId w:val="15"/>
  </w:num>
  <w:num w:numId="4" w16cid:durableId="302973673">
    <w:abstractNumId w:val="17"/>
  </w:num>
  <w:num w:numId="5" w16cid:durableId="1001741946">
    <w:abstractNumId w:val="7"/>
  </w:num>
  <w:num w:numId="6" w16cid:durableId="686953815">
    <w:abstractNumId w:val="4"/>
  </w:num>
  <w:num w:numId="7" w16cid:durableId="904342076">
    <w:abstractNumId w:val="2"/>
  </w:num>
  <w:num w:numId="8" w16cid:durableId="1319336972">
    <w:abstractNumId w:val="1"/>
  </w:num>
  <w:num w:numId="9" w16cid:durableId="2062829674">
    <w:abstractNumId w:val="10"/>
  </w:num>
  <w:num w:numId="10" w16cid:durableId="1365860501">
    <w:abstractNumId w:val="3"/>
  </w:num>
  <w:num w:numId="11" w16cid:durableId="583345271">
    <w:abstractNumId w:val="11"/>
  </w:num>
  <w:num w:numId="12" w16cid:durableId="1290208866">
    <w:abstractNumId w:val="14"/>
  </w:num>
  <w:num w:numId="13" w16cid:durableId="666252196">
    <w:abstractNumId w:val="5"/>
  </w:num>
  <w:num w:numId="14" w16cid:durableId="274289528">
    <w:abstractNumId w:val="13"/>
  </w:num>
  <w:num w:numId="15" w16cid:durableId="1210916316">
    <w:abstractNumId w:val="0"/>
  </w:num>
  <w:num w:numId="16" w16cid:durableId="305279960">
    <w:abstractNumId w:val="12"/>
  </w:num>
  <w:num w:numId="17" w16cid:durableId="2011903103">
    <w:abstractNumId w:val="6"/>
  </w:num>
  <w:num w:numId="18" w16cid:durableId="29764622">
    <w:abstractNumId w:val="1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anie Marino">
    <w15:presenceInfo w15:providerId="AD" w15:userId="S::marino.me@northeastern.edu::8d927258-570c-4057-a4af-f22a8aece0c6"/>
  </w15:person>
  <w15:person w15:author="Eckelman, Matthew">
    <w15:presenceInfo w15:providerId="AD" w15:userId="S::m.eckelman@northeastern.edu::a0f2ab9d-ad96-4910-9381-cf573de38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4D"/>
    <w:rsid w:val="00003EE7"/>
    <w:rsid w:val="00007A4F"/>
    <w:rsid w:val="00013AEA"/>
    <w:rsid w:val="00016312"/>
    <w:rsid w:val="00016F3D"/>
    <w:rsid w:val="00020ADF"/>
    <w:rsid w:val="00022402"/>
    <w:rsid w:val="000361F8"/>
    <w:rsid w:val="00041150"/>
    <w:rsid w:val="000508BE"/>
    <w:rsid w:val="00050F28"/>
    <w:rsid w:val="00057880"/>
    <w:rsid w:val="00060987"/>
    <w:rsid w:val="0006627B"/>
    <w:rsid w:val="0007074D"/>
    <w:rsid w:val="00072200"/>
    <w:rsid w:val="00086D95"/>
    <w:rsid w:val="000920B8"/>
    <w:rsid w:val="00094398"/>
    <w:rsid w:val="000A4CC2"/>
    <w:rsid w:val="000A4FD5"/>
    <w:rsid w:val="000A69AC"/>
    <w:rsid w:val="000D1F8B"/>
    <w:rsid w:val="000D32CE"/>
    <w:rsid w:val="000D6F2F"/>
    <w:rsid w:val="000F15CF"/>
    <w:rsid w:val="001013B8"/>
    <w:rsid w:val="00107156"/>
    <w:rsid w:val="00111DE6"/>
    <w:rsid w:val="001126BD"/>
    <w:rsid w:val="00113D47"/>
    <w:rsid w:val="001143F0"/>
    <w:rsid w:val="00115533"/>
    <w:rsid w:val="001211D9"/>
    <w:rsid w:val="001276A1"/>
    <w:rsid w:val="001340AB"/>
    <w:rsid w:val="00134B0E"/>
    <w:rsid w:val="00136ACB"/>
    <w:rsid w:val="00146085"/>
    <w:rsid w:val="00147136"/>
    <w:rsid w:val="00155041"/>
    <w:rsid w:val="0015689C"/>
    <w:rsid w:val="00157DB0"/>
    <w:rsid w:val="001602BD"/>
    <w:rsid w:val="00163B07"/>
    <w:rsid w:val="00164D72"/>
    <w:rsid w:val="001736CD"/>
    <w:rsid w:val="00174986"/>
    <w:rsid w:val="00176CFA"/>
    <w:rsid w:val="00177846"/>
    <w:rsid w:val="001778B8"/>
    <w:rsid w:val="001849DF"/>
    <w:rsid w:val="001872A8"/>
    <w:rsid w:val="001A388A"/>
    <w:rsid w:val="001A5537"/>
    <w:rsid w:val="001B286B"/>
    <w:rsid w:val="001B30BA"/>
    <w:rsid w:val="001B3989"/>
    <w:rsid w:val="001B6B7A"/>
    <w:rsid w:val="001C1FD1"/>
    <w:rsid w:val="001D6DB0"/>
    <w:rsid w:val="001E4033"/>
    <w:rsid w:val="001E5A44"/>
    <w:rsid w:val="001E7202"/>
    <w:rsid w:val="001F7910"/>
    <w:rsid w:val="002006BC"/>
    <w:rsid w:val="0020451E"/>
    <w:rsid w:val="00220E40"/>
    <w:rsid w:val="0022237C"/>
    <w:rsid w:val="002360D1"/>
    <w:rsid w:val="00244A56"/>
    <w:rsid w:val="0025390E"/>
    <w:rsid w:val="0026256D"/>
    <w:rsid w:val="00264A15"/>
    <w:rsid w:val="002666E3"/>
    <w:rsid w:val="00272AE6"/>
    <w:rsid w:val="0027381E"/>
    <w:rsid w:val="00281A36"/>
    <w:rsid w:val="0028311F"/>
    <w:rsid w:val="00292D5D"/>
    <w:rsid w:val="002940AC"/>
    <w:rsid w:val="0029726F"/>
    <w:rsid w:val="002A7F2F"/>
    <w:rsid w:val="002B274D"/>
    <w:rsid w:val="002B5A3C"/>
    <w:rsid w:val="002B69FE"/>
    <w:rsid w:val="002C18CB"/>
    <w:rsid w:val="002C6C41"/>
    <w:rsid w:val="002D5198"/>
    <w:rsid w:val="002D5923"/>
    <w:rsid w:val="002E35CC"/>
    <w:rsid w:val="002E79AE"/>
    <w:rsid w:val="002F1E2E"/>
    <w:rsid w:val="002F4BF0"/>
    <w:rsid w:val="00300C67"/>
    <w:rsid w:val="00307200"/>
    <w:rsid w:val="00307DE9"/>
    <w:rsid w:val="00320BE1"/>
    <w:rsid w:val="00322599"/>
    <w:rsid w:val="0032303A"/>
    <w:rsid w:val="00326782"/>
    <w:rsid w:val="00326999"/>
    <w:rsid w:val="003369BA"/>
    <w:rsid w:val="00364940"/>
    <w:rsid w:val="00364EBD"/>
    <w:rsid w:val="00381B11"/>
    <w:rsid w:val="003A34C6"/>
    <w:rsid w:val="003A6FBB"/>
    <w:rsid w:val="003B727B"/>
    <w:rsid w:val="003B7AE9"/>
    <w:rsid w:val="003E4044"/>
    <w:rsid w:val="003F107E"/>
    <w:rsid w:val="003F3B35"/>
    <w:rsid w:val="004006C7"/>
    <w:rsid w:val="00406428"/>
    <w:rsid w:val="00407E7A"/>
    <w:rsid w:val="00426083"/>
    <w:rsid w:val="00450E3E"/>
    <w:rsid w:val="00451E66"/>
    <w:rsid w:val="00453455"/>
    <w:rsid w:val="004537B8"/>
    <w:rsid w:val="00474572"/>
    <w:rsid w:val="00482196"/>
    <w:rsid w:val="00483C32"/>
    <w:rsid w:val="00485E1C"/>
    <w:rsid w:val="004908BE"/>
    <w:rsid w:val="004921CD"/>
    <w:rsid w:val="00493BEA"/>
    <w:rsid w:val="004A7C30"/>
    <w:rsid w:val="004B2AAC"/>
    <w:rsid w:val="004B3066"/>
    <w:rsid w:val="004B3B95"/>
    <w:rsid w:val="004B474D"/>
    <w:rsid w:val="004B4F46"/>
    <w:rsid w:val="004D36A0"/>
    <w:rsid w:val="004D4C9A"/>
    <w:rsid w:val="004E6978"/>
    <w:rsid w:val="004F0B5E"/>
    <w:rsid w:val="00504693"/>
    <w:rsid w:val="005056E5"/>
    <w:rsid w:val="005143B5"/>
    <w:rsid w:val="0051757C"/>
    <w:rsid w:val="00521970"/>
    <w:rsid w:val="005252A9"/>
    <w:rsid w:val="0052745F"/>
    <w:rsid w:val="005349A7"/>
    <w:rsid w:val="005477F5"/>
    <w:rsid w:val="00560D29"/>
    <w:rsid w:val="00582038"/>
    <w:rsid w:val="005975F2"/>
    <w:rsid w:val="005A69CC"/>
    <w:rsid w:val="005B1AE4"/>
    <w:rsid w:val="005B5281"/>
    <w:rsid w:val="005B63D4"/>
    <w:rsid w:val="005C55D6"/>
    <w:rsid w:val="005C79F3"/>
    <w:rsid w:val="005E71A4"/>
    <w:rsid w:val="005F521A"/>
    <w:rsid w:val="005F6C8F"/>
    <w:rsid w:val="00611348"/>
    <w:rsid w:val="0062386F"/>
    <w:rsid w:val="0062432C"/>
    <w:rsid w:val="00624794"/>
    <w:rsid w:val="00636C0E"/>
    <w:rsid w:val="00640674"/>
    <w:rsid w:val="0064260B"/>
    <w:rsid w:val="0064583F"/>
    <w:rsid w:val="00651AA4"/>
    <w:rsid w:val="00657F1A"/>
    <w:rsid w:val="006651E2"/>
    <w:rsid w:val="0066538D"/>
    <w:rsid w:val="00666AC7"/>
    <w:rsid w:val="00671823"/>
    <w:rsid w:val="00681B50"/>
    <w:rsid w:val="00684A25"/>
    <w:rsid w:val="006901C0"/>
    <w:rsid w:val="00694E19"/>
    <w:rsid w:val="00696821"/>
    <w:rsid w:val="006A539B"/>
    <w:rsid w:val="006B7D4D"/>
    <w:rsid w:val="006C4AA7"/>
    <w:rsid w:val="006D1751"/>
    <w:rsid w:val="006D1B1F"/>
    <w:rsid w:val="006D3980"/>
    <w:rsid w:val="006E4184"/>
    <w:rsid w:val="006E4CEB"/>
    <w:rsid w:val="007021C1"/>
    <w:rsid w:val="00724F37"/>
    <w:rsid w:val="0073126A"/>
    <w:rsid w:val="00740D2F"/>
    <w:rsid w:val="00743B5B"/>
    <w:rsid w:val="00761797"/>
    <w:rsid w:val="00762860"/>
    <w:rsid w:val="00763D52"/>
    <w:rsid w:val="00771348"/>
    <w:rsid w:val="00771636"/>
    <w:rsid w:val="00776214"/>
    <w:rsid w:val="00786DE2"/>
    <w:rsid w:val="007A08D5"/>
    <w:rsid w:val="007B4E70"/>
    <w:rsid w:val="007E13F7"/>
    <w:rsid w:val="007E1BD8"/>
    <w:rsid w:val="007F05BA"/>
    <w:rsid w:val="007F2C27"/>
    <w:rsid w:val="007F760D"/>
    <w:rsid w:val="00802E55"/>
    <w:rsid w:val="008135A2"/>
    <w:rsid w:val="0081619A"/>
    <w:rsid w:val="0082130B"/>
    <w:rsid w:val="00832A1E"/>
    <w:rsid w:val="00837230"/>
    <w:rsid w:val="00855057"/>
    <w:rsid w:val="00856115"/>
    <w:rsid w:val="00865D09"/>
    <w:rsid w:val="00871096"/>
    <w:rsid w:val="00881D2B"/>
    <w:rsid w:val="008873F7"/>
    <w:rsid w:val="00890224"/>
    <w:rsid w:val="008921EC"/>
    <w:rsid w:val="008B18FE"/>
    <w:rsid w:val="008B54BC"/>
    <w:rsid w:val="008B6830"/>
    <w:rsid w:val="008B6A95"/>
    <w:rsid w:val="008C71D8"/>
    <w:rsid w:val="008D7EE6"/>
    <w:rsid w:val="008E26DA"/>
    <w:rsid w:val="008E5A8A"/>
    <w:rsid w:val="008E6D4B"/>
    <w:rsid w:val="008F0E33"/>
    <w:rsid w:val="0091456A"/>
    <w:rsid w:val="0092336C"/>
    <w:rsid w:val="00925394"/>
    <w:rsid w:val="00931BCC"/>
    <w:rsid w:val="00932743"/>
    <w:rsid w:val="00940A77"/>
    <w:rsid w:val="00943910"/>
    <w:rsid w:val="009448A4"/>
    <w:rsid w:val="00944AC0"/>
    <w:rsid w:val="009475B4"/>
    <w:rsid w:val="009556BE"/>
    <w:rsid w:val="009566E9"/>
    <w:rsid w:val="00973CEC"/>
    <w:rsid w:val="009762BD"/>
    <w:rsid w:val="009813F3"/>
    <w:rsid w:val="0098542D"/>
    <w:rsid w:val="00995F80"/>
    <w:rsid w:val="009A2B49"/>
    <w:rsid w:val="009A7FA0"/>
    <w:rsid w:val="009B3F74"/>
    <w:rsid w:val="009B4291"/>
    <w:rsid w:val="009C4F34"/>
    <w:rsid w:val="009C706E"/>
    <w:rsid w:val="009C7F30"/>
    <w:rsid w:val="009D2F63"/>
    <w:rsid w:val="009D6358"/>
    <w:rsid w:val="009E6393"/>
    <w:rsid w:val="009F1C6B"/>
    <w:rsid w:val="009F40EA"/>
    <w:rsid w:val="00A123FE"/>
    <w:rsid w:val="00A12492"/>
    <w:rsid w:val="00A15204"/>
    <w:rsid w:val="00A21C61"/>
    <w:rsid w:val="00A3081C"/>
    <w:rsid w:val="00A32ABE"/>
    <w:rsid w:val="00A41FE3"/>
    <w:rsid w:val="00A420F9"/>
    <w:rsid w:val="00A51568"/>
    <w:rsid w:val="00A56D27"/>
    <w:rsid w:val="00A62A4D"/>
    <w:rsid w:val="00A639DD"/>
    <w:rsid w:val="00A64AC6"/>
    <w:rsid w:val="00A676EE"/>
    <w:rsid w:val="00A70525"/>
    <w:rsid w:val="00A825B4"/>
    <w:rsid w:val="00A877DE"/>
    <w:rsid w:val="00A90982"/>
    <w:rsid w:val="00A91C89"/>
    <w:rsid w:val="00AA0032"/>
    <w:rsid w:val="00AA74CD"/>
    <w:rsid w:val="00AB10A1"/>
    <w:rsid w:val="00AB3A73"/>
    <w:rsid w:val="00AC04A7"/>
    <w:rsid w:val="00AC1D7D"/>
    <w:rsid w:val="00AC1E15"/>
    <w:rsid w:val="00AC69E7"/>
    <w:rsid w:val="00AD62B4"/>
    <w:rsid w:val="00B07A0B"/>
    <w:rsid w:val="00B157E8"/>
    <w:rsid w:val="00B15A21"/>
    <w:rsid w:val="00B22B2B"/>
    <w:rsid w:val="00B31031"/>
    <w:rsid w:val="00B31CE5"/>
    <w:rsid w:val="00B37294"/>
    <w:rsid w:val="00B376DB"/>
    <w:rsid w:val="00B47318"/>
    <w:rsid w:val="00B47814"/>
    <w:rsid w:val="00B55185"/>
    <w:rsid w:val="00B564A1"/>
    <w:rsid w:val="00B644A3"/>
    <w:rsid w:val="00B70471"/>
    <w:rsid w:val="00B97B6F"/>
    <w:rsid w:val="00BA0A09"/>
    <w:rsid w:val="00BB549F"/>
    <w:rsid w:val="00BB6C16"/>
    <w:rsid w:val="00BF1AD3"/>
    <w:rsid w:val="00BF2025"/>
    <w:rsid w:val="00BF21C1"/>
    <w:rsid w:val="00BF3D41"/>
    <w:rsid w:val="00C05254"/>
    <w:rsid w:val="00C10BCD"/>
    <w:rsid w:val="00C12585"/>
    <w:rsid w:val="00C21210"/>
    <w:rsid w:val="00C21DB9"/>
    <w:rsid w:val="00C3351C"/>
    <w:rsid w:val="00C37008"/>
    <w:rsid w:val="00C50390"/>
    <w:rsid w:val="00C6359B"/>
    <w:rsid w:val="00C63D9D"/>
    <w:rsid w:val="00C67CE1"/>
    <w:rsid w:val="00C70B76"/>
    <w:rsid w:val="00C82109"/>
    <w:rsid w:val="00C8455A"/>
    <w:rsid w:val="00C87A2E"/>
    <w:rsid w:val="00CA0C78"/>
    <w:rsid w:val="00CA190E"/>
    <w:rsid w:val="00CA61DC"/>
    <w:rsid w:val="00CB49E1"/>
    <w:rsid w:val="00CB6D83"/>
    <w:rsid w:val="00CD031B"/>
    <w:rsid w:val="00CD45E5"/>
    <w:rsid w:val="00CE0C19"/>
    <w:rsid w:val="00CE1685"/>
    <w:rsid w:val="00CE2D89"/>
    <w:rsid w:val="00CE6439"/>
    <w:rsid w:val="00CE73B3"/>
    <w:rsid w:val="00CF2CEE"/>
    <w:rsid w:val="00CF5DE0"/>
    <w:rsid w:val="00D0131D"/>
    <w:rsid w:val="00D03D06"/>
    <w:rsid w:val="00D0437B"/>
    <w:rsid w:val="00D05C09"/>
    <w:rsid w:val="00D14E04"/>
    <w:rsid w:val="00D176F1"/>
    <w:rsid w:val="00D23170"/>
    <w:rsid w:val="00D3237E"/>
    <w:rsid w:val="00D375D1"/>
    <w:rsid w:val="00D449BE"/>
    <w:rsid w:val="00D470BF"/>
    <w:rsid w:val="00D5012B"/>
    <w:rsid w:val="00D52902"/>
    <w:rsid w:val="00D6400F"/>
    <w:rsid w:val="00D67815"/>
    <w:rsid w:val="00D71B93"/>
    <w:rsid w:val="00D723F3"/>
    <w:rsid w:val="00D74B63"/>
    <w:rsid w:val="00D810E4"/>
    <w:rsid w:val="00D91F06"/>
    <w:rsid w:val="00D93863"/>
    <w:rsid w:val="00DA23C0"/>
    <w:rsid w:val="00DA3B50"/>
    <w:rsid w:val="00DB4458"/>
    <w:rsid w:val="00DB4E90"/>
    <w:rsid w:val="00DB5E35"/>
    <w:rsid w:val="00DC1FB5"/>
    <w:rsid w:val="00DE6191"/>
    <w:rsid w:val="00E01966"/>
    <w:rsid w:val="00E03F0F"/>
    <w:rsid w:val="00E21064"/>
    <w:rsid w:val="00E2350B"/>
    <w:rsid w:val="00E3511E"/>
    <w:rsid w:val="00E4051F"/>
    <w:rsid w:val="00E412BC"/>
    <w:rsid w:val="00E5041A"/>
    <w:rsid w:val="00E57D6D"/>
    <w:rsid w:val="00E70327"/>
    <w:rsid w:val="00E70D1E"/>
    <w:rsid w:val="00E70DE5"/>
    <w:rsid w:val="00E86B75"/>
    <w:rsid w:val="00E92F24"/>
    <w:rsid w:val="00EA32F9"/>
    <w:rsid w:val="00EA70E9"/>
    <w:rsid w:val="00EB0272"/>
    <w:rsid w:val="00EB61D9"/>
    <w:rsid w:val="00EE46AC"/>
    <w:rsid w:val="00EF3C7D"/>
    <w:rsid w:val="00F017C3"/>
    <w:rsid w:val="00F04D59"/>
    <w:rsid w:val="00F10EC7"/>
    <w:rsid w:val="00F123B5"/>
    <w:rsid w:val="00F21973"/>
    <w:rsid w:val="00F25C37"/>
    <w:rsid w:val="00F35320"/>
    <w:rsid w:val="00F35755"/>
    <w:rsid w:val="00F40A20"/>
    <w:rsid w:val="00F526C2"/>
    <w:rsid w:val="00F52C81"/>
    <w:rsid w:val="00F87D98"/>
    <w:rsid w:val="00F96AA7"/>
    <w:rsid w:val="00F970D7"/>
    <w:rsid w:val="00FA33B3"/>
    <w:rsid w:val="00FB3356"/>
    <w:rsid w:val="00FB4C2C"/>
    <w:rsid w:val="00FB5B00"/>
    <w:rsid w:val="00FB5DAF"/>
    <w:rsid w:val="00FC33AB"/>
    <w:rsid w:val="00FC3D40"/>
    <w:rsid w:val="00FD722C"/>
    <w:rsid w:val="00FD74C6"/>
    <w:rsid w:val="00FF04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2AC5"/>
  <w15:chartTrackingRefBased/>
  <w15:docId w15:val="{09BBDE23-CD8B-4016-8523-967C5261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45F"/>
    <w:rPr>
      <w:rFonts w:ascii="Times New Roman" w:hAnsi="Times New Roman"/>
      <w:sz w:val="20"/>
      <w:lang w:val="en-AU"/>
    </w:rPr>
  </w:style>
  <w:style w:type="paragraph" w:styleId="Heading1">
    <w:name w:val="heading 1"/>
    <w:basedOn w:val="Normal"/>
    <w:next w:val="Normal"/>
    <w:link w:val="Heading1Char"/>
    <w:uiPriority w:val="9"/>
    <w:qFormat/>
    <w:rsid w:val="009448A4"/>
    <w:pPr>
      <w:keepNext/>
      <w:keepLines/>
      <w:spacing w:before="240" w:after="0"/>
      <w:outlineLvl w:val="0"/>
    </w:pPr>
    <w:rPr>
      <w:rFonts w:asciiTheme="majorHAnsi" w:eastAsiaTheme="majorEastAsia" w:hAnsiTheme="majorHAnsi" w:cstheme="majorBidi"/>
      <w:color w:val="000000" w:themeColor="text1"/>
      <w:sz w:val="28"/>
      <w:szCs w:val="32"/>
    </w:rPr>
  </w:style>
  <w:style w:type="paragraph" w:styleId="Heading2">
    <w:name w:val="heading 2"/>
    <w:basedOn w:val="Normal"/>
    <w:next w:val="Normal"/>
    <w:link w:val="Heading2Char"/>
    <w:uiPriority w:val="9"/>
    <w:unhideWhenUsed/>
    <w:qFormat/>
    <w:rsid w:val="009448A4"/>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9448A4"/>
    <w:pPr>
      <w:keepNext/>
      <w:keepLines/>
      <w:spacing w:before="40" w:after="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9448A4"/>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rsid w:val="009448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8A4"/>
    <w:rPr>
      <w:rFonts w:asciiTheme="majorHAnsi" w:eastAsiaTheme="majorEastAsia" w:hAnsiTheme="majorHAnsi" w:cstheme="majorBidi"/>
      <w:color w:val="000000" w:themeColor="text1"/>
      <w:sz w:val="28"/>
      <w:szCs w:val="32"/>
    </w:rPr>
  </w:style>
  <w:style w:type="paragraph" w:styleId="Title">
    <w:name w:val="Title"/>
    <w:basedOn w:val="Normal"/>
    <w:next w:val="Normal"/>
    <w:link w:val="TitleChar"/>
    <w:uiPriority w:val="10"/>
    <w:qFormat/>
    <w:rsid w:val="009448A4"/>
    <w:pPr>
      <w:spacing w:after="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9448A4"/>
    <w:rPr>
      <w:rFonts w:asciiTheme="majorHAnsi" w:eastAsiaTheme="majorEastAsia" w:hAnsiTheme="majorHAnsi" w:cstheme="majorBidi"/>
      <w:spacing w:val="-10"/>
      <w:kern w:val="28"/>
      <w:sz w:val="36"/>
      <w:szCs w:val="56"/>
    </w:rPr>
  </w:style>
  <w:style w:type="character" w:customStyle="1" w:styleId="Heading2Char">
    <w:name w:val="Heading 2 Char"/>
    <w:basedOn w:val="DefaultParagraphFont"/>
    <w:link w:val="Heading2"/>
    <w:uiPriority w:val="9"/>
    <w:rsid w:val="009448A4"/>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9448A4"/>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9448A4"/>
    <w:rPr>
      <w:rFonts w:asciiTheme="majorHAnsi" w:eastAsiaTheme="majorEastAsia" w:hAnsiTheme="majorHAnsi" w:cstheme="majorBidi"/>
      <w:i/>
      <w:iCs/>
      <w:sz w:val="24"/>
    </w:rPr>
  </w:style>
  <w:style w:type="character" w:customStyle="1" w:styleId="Heading5Char">
    <w:name w:val="Heading 5 Char"/>
    <w:basedOn w:val="DefaultParagraphFont"/>
    <w:link w:val="Heading5"/>
    <w:uiPriority w:val="9"/>
    <w:rsid w:val="009448A4"/>
    <w:rPr>
      <w:rFonts w:asciiTheme="majorHAnsi" w:eastAsiaTheme="majorEastAsia" w:hAnsiTheme="majorHAnsi" w:cstheme="majorBidi"/>
      <w:color w:val="2F5496" w:themeColor="accent1" w:themeShade="BF"/>
      <w:sz w:val="24"/>
    </w:rPr>
  </w:style>
  <w:style w:type="paragraph" w:styleId="Subtitle">
    <w:name w:val="Subtitle"/>
    <w:basedOn w:val="Normal"/>
    <w:next w:val="Normal"/>
    <w:link w:val="SubtitleChar"/>
    <w:uiPriority w:val="11"/>
    <w:rsid w:val="009448A4"/>
    <w:pPr>
      <w:numPr>
        <w:ilvl w:val="1"/>
      </w:numPr>
    </w:pPr>
    <w:rPr>
      <w:rFonts w:eastAsiaTheme="minorEastAsia"/>
      <w:color w:val="000000" w:themeColor="text1"/>
      <w:spacing w:val="15"/>
      <w:sz w:val="22"/>
    </w:rPr>
  </w:style>
  <w:style w:type="character" w:customStyle="1" w:styleId="SubtitleChar">
    <w:name w:val="Subtitle Char"/>
    <w:basedOn w:val="DefaultParagraphFont"/>
    <w:link w:val="Subtitle"/>
    <w:uiPriority w:val="11"/>
    <w:rsid w:val="009448A4"/>
    <w:rPr>
      <w:rFonts w:eastAsiaTheme="minorEastAsia"/>
      <w:color w:val="000000" w:themeColor="text1"/>
      <w:spacing w:val="15"/>
    </w:rPr>
  </w:style>
  <w:style w:type="paragraph" w:styleId="Caption">
    <w:name w:val="caption"/>
    <w:basedOn w:val="Normal"/>
    <w:next w:val="Normal"/>
    <w:link w:val="CaptionChar"/>
    <w:autoRedefine/>
    <w:uiPriority w:val="35"/>
    <w:unhideWhenUsed/>
    <w:qFormat/>
    <w:rsid w:val="002B274D"/>
    <w:pPr>
      <w:spacing w:after="200" w:line="240" w:lineRule="auto"/>
    </w:pPr>
    <w:rPr>
      <w:i/>
      <w:iCs/>
      <w:color w:val="404040" w:themeColor="text1" w:themeTint="BF"/>
      <w:sz w:val="18"/>
      <w:szCs w:val="18"/>
      <w:lang w:val="en-GB"/>
    </w:rPr>
  </w:style>
  <w:style w:type="paragraph" w:styleId="ListParagraph">
    <w:name w:val="List Paragraph"/>
    <w:basedOn w:val="Normal"/>
    <w:uiPriority w:val="34"/>
    <w:qFormat/>
    <w:rsid w:val="002B274D"/>
    <w:pPr>
      <w:ind w:left="720"/>
      <w:contextualSpacing/>
    </w:pPr>
    <w:rPr>
      <w:lang w:val="en-GB"/>
    </w:rPr>
  </w:style>
  <w:style w:type="table" w:styleId="TableGrid">
    <w:name w:val="Table Grid"/>
    <w:basedOn w:val="TableNormal"/>
    <w:uiPriority w:val="39"/>
    <w:qFormat/>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274D"/>
    <w:rPr>
      <w:color w:val="0563C1" w:themeColor="hyperlink"/>
      <w:u w:val="single"/>
    </w:rPr>
  </w:style>
  <w:style w:type="character" w:styleId="CommentReference">
    <w:name w:val="annotation reference"/>
    <w:basedOn w:val="DefaultParagraphFont"/>
    <w:uiPriority w:val="99"/>
    <w:semiHidden/>
    <w:unhideWhenUsed/>
    <w:rsid w:val="002B274D"/>
    <w:rPr>
      <w:sz w:val="16"/>
      <w:szCs w:val="16"/>
    </w:rPr>
  </w:style>
  <w:style w:type="paragraph" w:styleId="CommentText">
    <w:name w:val="annotation text"/>
    <w:basedOn w:val="Normal"/>
    <w:link w:val="CommentTextChar"/>
    <w:uiPriority w:val="99"/>
    <w:unhideWhenUsed/>
    <w:rsid w:val="002B274D"/>
    <w:pPr>
      <w:spacing w:line="240" w:lineRule="auto"/>
    </w:pPr>
    <w:rPr>
      <w:szCs w:val="20"/>
    </w:rPr>
  </w:style>
  <w:style w:type="character" w:customStyle="1" w:styleId="CommentTextChar">
    <w:name w:val="Comment Text Char"/>
    <w:basedOn w:val="DefaultParagraphFont"/>
    <w:link w:val="CommentText"/>
    <w:uiPriority w:val="99"/>
    <w:rsid w:val="002B274D"/>
    <w:rPr>
      <w:rFonts w:ascii="Times New Roman" w:hAnsi="Times New Roman"/>
      <w:sz w:val="20"/>
      <w:szCs w:val="20"/>
      <w:lang w:val="en-AU"/>
    </w:rPr>
  </w:style>
  <w:style w:type="paragraph" w:styleId="CommentSubject">
    <w:name w:val="annotation subject"/>
    <w:basedOn w:val="CommentText"/>
    <w:next w:val="CommentText"/>
    <w:link w:val="CommentSubjectChar"/>
    <w:uiPriority w:val="99"/>
    <w:semiHidden/>
    <w:unhideWhenUsed/>
    <w:rsid w:val="002B274D"/>
    <w:rPr>
      <w:b/>
      <w:bCs/>
    </w:rPr>
  </w:style>
  <w:style w:type="character" w:customStyle="1" w:styleId="CommentSubjectChar">
    <w:name w:val="Comment Subject Char"/>
    <w:basedOn w:val="CommentTextChar"/>
    <w:link w:val="CommentSubject"/>
    <w:uiPriority w:val="99"/>
    <w:semiHidden/>
    <w:rsid w:val="002B274D"/>
    <w:rPr>
      <w:rFonts w:ascii="Times New Roman" w:hAnsi="Times New Roman"/>
      <w:b/>
      <w:bCs/>
      <w:sz w:val="20"/>
      <w:szCs w:val="20"/>
      <w:lang w:val="en-AU"/>
    </w:rPr>
  </w:style>
  <w:style w:type="paragraph" w:styleId="BalloonText">
    <w:name w:val="Balloon Text"/>
    <w:basedOn w:val="Normal"/>
    <w:link w:val="BalloonTextChar"/>
    <w:uiPriority w:val="99"/>
    <w:semiHidden/>
    <w:unhideWhenUsed/>
    <w:rsid w:val="002B27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74D"/>
    <w:rPr>
      <w:rFonts w:ascii="Segoe UI" w:hAnsi="Segoe UI" w:cs="Segoe UI"/>
      <w:sz w:val="18"/>
      <w:szCs w:val="18"/>
      <w:lang w:val="en-AU"/>
    </w:rPr>
  </w:style>
  <w:style w:type="character" w:styleId="EndnoteReference">
    <w:name w:val="endnote reference"/>
    <w:basedOn w:val="DefaultParagraphFont"/>
    <w:uiPriority w:val="99"/>
    <w:unhideWhenUsed/>
    <w:rsid w:val="002B274D"/>
    <w:rPr>
      <w:vertAlign w:val="superscript"/>
    </w:rPr>
  </w:style>
  <w:style w:type="paragraph" w:customStyle="1" w:styleId="EndNoteBibliographyTitle">
    <w:name w:val="EndNote Bibliography Title"/>
    <w:basedOn w:val="Normal"/>
    <w:link w:val="EndNoteBibliographyTitleChar"/>
    <w:rsid w:val="002B274D"/>
    <w:pPr>
      <w:spacing w:after="0"/>
      <w:jc w:val="center"/>
    </w:pPr>
    <w:rPr>
      <w:rFonts w:ascii="Calibri" w:hAnsi="Calibri" w:cs="Calibri"/>
      <w:noProof/>
      <w:sz w:val="22"/>
      <w:lang w:val="en-US"/>
    </w:rPr>
  </w:style>
  <w:style w:type="character" w:customStyle="1" w:styleId="EndNoteBibliographyTitleChar">
    <w:name w:val="EndNote Bibliography Title Char"/>
    <w:basedOn w:val="DefaultParagraphFont"/>
    <w:link w:val="EndNoteBibliographyTitle"/>
    <w:rsid w:val="002B274D"/>
    <w:rPr>
      <w:rFonts w:ascii="Calibri" w:hAnsi="Calibri" w:cs="Calibri"/>
      <w:noProof/>
      <w:lang w:val="en-US"/>
    </w:rPr>
  </w:style>
  <w:style w:type="paragraph" w:customStyle="1" w:styleId="EndNoteBibliography">
    <w:name w:val="EndNote Bibliography"/>
    <w:basedOn w:val="Normal"/>
    <w:link w:val="EndNoteBibliographyChar"/>
    <w:rsid w:val="002B274D"/>
    <w:pPr>
      <w:spacing w:line="240" w:lineRule="auto"/>
    </w:pPr>
    <w:rPr>
      <w:rFonts w:ascii="Calibri" w:hAnsi="Calibri" w:cs="Calibri"/>
      <w:noProof/>
      <w:sz w:val="22"/>
      <w:lang w:val="en-US"/>
    </w:rPr>
  </w:style>
  <w:style w:type="character" w:customStyle="1" w:styleId="EndNoteBibliographyChar">
    <w:name w:val="EndNote Bibliography Char"/>
    <w:basedOn w:val="DefaultParagraphFont"/>
    <w:link w:val="EndNoteBibliography"/>
    <w:rsid w:val="002B274D"/>
    <w:rPr>
      <w:rFonts w:ascii="Calibri" w:hAnsi="Calibri" w:cs="Calibri"/>
      <w:noProof/>
      <w:lang w:val="en-US"/>
    </w:rPr>
  </w:style>
  <w:style w:type="character" w:customStyle="1" w:styleId="UnresolvedMention1">
    <w:name w:val="Unresolved Mention1"/>
    <w:basedOn w:val="DefaultParagraphFont"/>
    <w:uiPriority w:val="99"/>
    <w:semiHidden/>
    <w:unhideWhenUsed/>
    <w:rsid w:val="002B274D"/>
    <w:rPr>
      <w:color w:val="605E5C"/>
      <w:shd w:val="clear" w:color="auto" w:fill="E1DFDD"/>
    </w:rPr>
  </w:style>
  <w:style w:type="paragraph" w:styleId="NoSpacing">
    <w:name w:val="No Spacing"/>
    <w:link w:val="NoSpacingChar"/>
    <w:uiPriority w:val="1"/>
    <w:qFormat/>
    <w:rsid w:val="002B274D"/>
    <w:pPr>
      <w:spacing w:after="0" w:line="240" w:lineRule="auto"/>
    </w:pPr>
  </w:style>
  <w:style w:type="character" w:customStyle="1" w:styleId="NoSpacingChar">
    <w:name w:val="No Spacing Char"/>
    <w:link w:val="NoSpacing"/>
    <w:uiPriority w:val="1"/>
    <w:rsid w:val="002B274D"/>
  </w:style>
  <w:style w:type="paragraph" w:styleId="Bibliography">
    <w:name w:val="Bibliography"/>
    <w:basedOn w:val="Normal"/>
    <w:next w:val="Normal"/>
    <w:uiPriority w:val="37"/>
    <w:unhideWhenUsed/>
    <w:rsid w:val="002B274D"/>
  </w:style>
  <w:style w:type="paragraph" w:customStyle="1" w:styleId="Default">
    <w:name w:val="Default"/>
    <w:rsid w:val="002B274D"/>
    <w:pPr>
      <w:autoSpaceDE w:val="0"/>
      <w:autoSpaceDN w:val="0"/>
      <w:adjustRightInd w:val="0"/>
      <w:spacing w:after="0" w:line="240" w:lineRule="auto"/>
    </w:pPr>
    <w:rPr>
      <w:rFonts w:ascii="Shaker 2 Lancet Regular" w:hAnsi="Shaker 2 Lancet Regular" w:cs="Shaker 2 Lancet Regular"/>
      <w:color w:val="000000"/>
      <w:sz w:val="24"/>
      <w:szCs w:val="24"/>
    </w:rPr>
  </w:style>
  <w:style w:type="paragraph" w:styleId="Header">
    <w:name w:val="header"/>
    <w:basedOn w:val="Normal"/>
    <w:link w:val="HeaderChar"/>
    <w:uiPriority w:val="99"/>
    <w:unhideWhenUsed/>
    <w:rsid w:val="002B274D"/>
    <w:pPr>
      <w:tabs>
        <w:tab w:val="center" w:pos="4819"/>
        <w:tab w:val="right" w:pos="9638"/>
      </w:tabs>
      <w:spacing w:after="0" w:line="240" w:lineRule="auto"/>
    </w:pPr>
    <w:rPr>
      <w:lang w:val="en-GB"/>
    </w:rPr>
  </w:style>
  <w:style w:type="character" w:customStyle="1" w:styleId="HeaderChar">
    <w:name w:val="Header Char"/>
    <w:basedOn w:val="DefaultParagraphFont"/>
    <w:link w:val="Header"/>
    <w:uiPriority w:val="99"/>
    <w:rsid w:val="002B274D"/>
    <w:rPr>
      <w:rFonts w:ascii="Times New Roman" w:hAnsi="Times New Roman"/>
      <w:sz w:val="20"/>
    </w:rPr>
  </w:style>
  <w:style w:type="paragraph" w:styleId="Footer">
    <w:name w:val="footer"/>
    <w:basedOn w:val="Normal"/>
    <w:link w:val="FooterChar"/>
    <w:uiPriority w:val="99"/>
    <w:unhideWhenUsed/>
    <w:rsid w:val="002B274D"/>
    <w:pPr>
      <w:tabs>
        <w:tab w:val="center" w:pos="4819"/>
        <w:tab w:val="right" w:pos="9638"/>
      </w:tabs>
      <w:spacing w:after="0" w:line="240" w:lineRule="auto"/>
    </w:pPr>
    <w:rPr>
      <w:lang w:val="en-GB"/>
    </w:rPr>
  </w:style>
  <w:style w:type="character" w:customStyle="1" w:styleId="FooterChar">
    <w:name w:val="Footer Char"/>
    <w:basedOn w:val="DefaultParagraphFont"/>
    <w:link w:val="Footer"/>
    <w:uiPriority w:val="99"/>
    <w:rsid w:val="002B274D"/>
    <w:rPr>
      <w:rFonts w:ascii="Times New Roman" w:hAnsi="Times New Roman"/>
      <w:sz w:val="20"/>
    </w:rPr>
  </w:style>
  <w:style w:type="paragraph" w:styleId="FootnoteText">
    <w:name w:val="footnote text"/>
    <w:basedOn w:val="Normal"/>
    <w:link w:val="FootnoteTextChar"/>
    <w:uiPriority w:val="99"/>
    <w:unhideWhenUsed/>
    <w:rsid w:val="002B274D"/>
    <w:pPr>
      <w:spacing w:after="0" w:line="240" w:lineRule="auto"/>
    </w:pPr>
    <w:rPr>
      <w:szCs w:val="20"/>
      <w:lang w:val="en-GB"/>
    </w:rPr>
  </w:style>
  <w:style w:type="character" w:customStyle="1" w:styleId="FootnoteTextChar">
    <w:name w:val="Footnote Text Char"/>
    <w:basedOn w:val="DefaultParagraphFont"/>
    <w:link w:val="FootnoteText"/>
    <w:uiPriority w:val="99"/>
    <w:rsid w:val="002B274D"/>
    <w:rPr>
      <w:rFonts w:ascii="Times New Roman" w:hAnsi="Times New Roman"/>
      <w:sz w:val="20"/>
      <w:szCs w:val="20"/>
    </w:rPr>
  </w:style>
  <w:style w:type="character" w:styleId="FootnoteReference">
    <w:name w:val="footnote reference"/>
    <w:basedOn w:val="DefaultParagraphFont"/>
    <w:uiPriority w:val="99"/>
    <w:unhideWhenUsed/>
    <w:rsid w:val="002B274D"/>
    <w:rPr>
      <w:vertAlign w:val="superscript"/>
    </w:rPr>
  </w:style>
  <w:style w:type="character" w:customStyle="1" w:styleId="apple-converted-space">
    <w:name w:val="apple-converted-space"/>
    <w:basedOn w:val="DefaultParagraphFont"/>
    <w:rsid w:val="002B274D"/>
  </w:style>
  <w:style w:type="character" w:styleId="PlaceholderText">
    <w:name w:val="Placeholder Text"/>
    <w:basedOn w:val="DefaultParagraphFont"/>
    <w:uiPriority w:val="99"/>
    <w:semiHidden/>
    <w:rsid w:val="002B274D"/>
    <w:rPr>
      <w:color w:val="808080"/>
    </w:rPr>
  </w:style>
  <w:style w:type="paragraph" w:customStyle="1" w:styleId="xmsonormal">
    <w:name w:val="x_msonormal"/>
    <w:basedOn w:val="Normal"/>
    <w:rsid w:val="002B274D"/>
    <w:pPr>
      <w:spacing w:before="100" w:beforeAutospacing="1" w:after="100" w:afterAutospacing="1" w:line="240" w:lineRule="auto"/>
    </w:pPr>
    <w:rPr>
      <w:rFonts w:eastAsia="Times New Roman" w:cs="Times New Roman"/>
      <w:sz w:val="24"/>
      <w:szCs w:val="24"/>
      <w:lang w:eastAsia="en-AU"/>
    </w:rPr>
  </w:style>
  <w:style w:type="character" w:customStyle="1" w:styleId="A6">
    <w:name w:val="A6"/>
    <w:uiPriority w:val="99"/>
    <w:rsid w:val="002B274D"/>
    <w:rPr>
      <w:rFonts w:cs="ScalaLancetPro"/>
      <w:color w:val="000000"/>
      <w:sz w:val="9"/>
      <w:szCs w:val="9"/>
    </w:rPr>
  </w:style>
  <w:style w:type="character" w:customStyle="1" w:styleId="Mention1">
    <w:name w:val="Mention1"/>
    <w:basedOn w:val="DefaultParagraphFont"/>
    <w:uiPriority w:val="99"/>
    <w:unhideWhenUsed/>
    <w:rsid w:val="002B274D"/>
    <w:rPr>
      <w:color w:val="2B579A"/>
      <w:shd w:val="clear" w:color="auto" w:fill="E6E6E6"/>
    </w:rPr>
  </w:style>
  <w:style w:type="table" w:customStyle="1" w:styleId="TableGrid1">
    <w:name w:val="Table Grid1"/>
    <w:basedOn w:val="TableNormal"/>
    <w:next w:val="TableGrid"/>
    <w:uiPriority w:val="39"/>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6883345849msonormal">
    <w:name w:val="yiv6883345849msonormal"/>
    <w:basedOn w:val="Normal"/>
    <w:rsid w:val="002B274D"/>
    <w:pPr>
      <w:spacing w:before="100" w:beforeAutospacing="1" w:after="100" w:afterAutospacing="1" w:line="240" w:lineRule="auto"/>
    </w:pPr>
    <w:rPr>
      <w:rFonts w:eastAsia="Times New Roman" w:cs="Times New Roman"/>
      <w:sz w:val="24"/>
      <w:szCs w:val="24"/>
      <w:lang w:val="en-NZ" w:eastAsia="en-NZ"/>
    </w:rPr>
  </w:style>
  <w:style w:type="paragraph" w:styleId="NormalWeb">
    <w:name w:val="Normal (Web)"/>
    <w:basedOn w:val="Normal"/>
    <w:link w:val="NormalWebChar"/>
    <w:uiPriority w:val="99"/>
    <w:unhideWhenUsed/>
    <w:rsid w:val="002B274D"/>
    <w:pPr>
      <w:spacing w:before="100" w:beforeAutospacing="1" w:after="100" w:afterAutospacing="1" w:line="240" w:lineRule="auto"/>
    </w:pPr>
    <w:rPr>
      <w:rFonts w:eastAsia="Times New Roman" w:cs="Times New Roman"/>
      <w:sz w:val="24"/>
      <w:szCs w:val="24"/>
      <w:lang w:val="en-GB" w:eastAsia="en-GB"/>
    </w:rPr>
  </w:style>
  <w:style w:type="character" w:customStyle="1" w:styleId="NormalWebChar">
    <w:name w:val="Normal (Web) Char"/>
    <w:basedOn w:val="DefaultParagraphFont"/>
    <w:link w:val="NormalWeb"/>
    <w:uiPriority w:val="99"/>
    <w:rsid w:val="002B274D"/>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2B274D"/>
    <w:rPr>
      <w:color w:val="954F72" w:themeColor="followedHyperlink"/>
      <w:u w:val="single"/>
    </w:rPr>
  </w:style>
  <w:style w:type="paragraph" w:customStyle="1" w:styleId="paperpara">
    <w:name w:val="paper para"/>
    <w:basedOn w:val="Normal"/>
    <w:autoRedefine/>
    <w:qFormat/>
    <w:rsid w:val="002B274D"/>
    <w:pPr>
      <w:spacing w:before="360" w:after="0" w:line="240" w:lineRule="auto"/>
    </w:pPr>
    <w:rPr>
      <w:i/>
      <w:lang w:val="en-GB"/>
    </w:rPr>
  </w:style>
  <w:style w:type="paragraph" w:customStyle="1" w:styleId="Lancetpara">
    <w:name w:val="Lancet para"/>
    <w:basedOn w:val="Normal"/>
    <w:autoRedefine/>
    <w:qFormat/>
    <w:rsid w:val="002B274D"/>
    <w:pPr>
      <w:spacing w:before="360" w:after="0" w:line="240" w:lineRule="auto"/>
    </w:pPr>
    <w:rPr>
      <w:rFonts w:ascii="Cambria" w:hAnsi="Cambria" w:cs="Times New Roman"/>
      <w:sz w:val="24"/>
      <w:szCs w:val="24"/>
      <w:lang w:val="en-US"/>
    </w:rPr>
  </w:style>
  <w:style w:type="paragraph" w:styleId="EndnoteText">
    <w:name w:val="endnote text"/>
    <w:basedOn w:val="Normal"/>
    <w:link w:val="EndnoteTextChar"/>
    <w:uiPriority w:val="99"/>
    <w:unhideWhenUsed/>
    <w:rsid w:val="002B274D"/>
    <w:pPr>
      <w:spacing w:after="0" w:line="240" w:lineRule="auto"/>
    </w:pPr>
    <w:rPr>
      <w:rFonts w:eastAsiaTheme="minorEastAsia"/>
      <w:sz w:val="24"/>
      <w:szCs w:val="24"/>
      <w:lang w:val="en-GB"/>
    </w:rPr>
  </w:style>
  <w:style w:type="character" w:customStyle="1" w:styleId="EndnoteTextChar">
    <w:name w:val="Endnote Text Char"/>
    <w:basedOn w:val="DefaultParagraphFont"/>
    <w:link w:val="EndnoteText"/>
    <w:uiPriority w:val="99"/>
    <w:rsid w:val="002B274D"/>
    <w:rPr>
      <w:rFonts w:ascii="Times New Roman" w:eastAsiaTheme="minorEastAsia" w:hAnsi="Times New Roman"/>
      <w:sz w:val="24"/>
      <w:szCs w:val="24"/>
    </w:rPr>
  </w:style>
  <w:style w:type="character" w:styleId="Strong">
    <w:name w:val="Strong"/>
    <w:basedOn w:val="DefaultParagraphFont"/>
    <w:uiPriority w:val="22"/>
    <w:qFormat/>
    <w:rsid w:val="002B274D"/>
    <w:rPr>
      <w:b/>
      <w:bCs/>
    </w:rPr>
  </w:style>
  <w:style w:type="character" w:styleId="IntenseEmphasis">
    <w:name w:val="Intense Emphasis"/>
    <w:basedOn w:val="DefaultParagraphFont"/>
    <w:uiPriority w:val="21"/>
    <w:qFormat/>
    <w:rsid w:val="002B274D"/>
    <w:rPr>
      <w:i/>
      <w:iCs/>
      <w:color w:val="4472C4" w:themeColor="accent1"/>
    </w:rPr>
  </w:style>
  <w:style w:type="paragraph" w:customStyle="1" w:styleId="Heading">
    <w:name w:val="Heading"/>
    <w:basedOn w:val="Heading1"/>
    <w:qFormat/>
    <w:rsid w:val="002B274D"/>
    <w:pPr>
      <w:spacing w:line="240" w:lineRule="auto"/>
    </w:pPr>
    <w:rPr>
      <w:rFonts w:ascii="Helvetica Neue" w:hAnsi="Helvetica Neue"/>
      <w:color w:val="auto"/>
    </w:rPr>
  </w:style>
  <w:style w:type="table" w:styleId="GridTable4">
    <w:name w:val="Grid Table 4"/>
    <w:basedOn w:val="TableNormal"/>
    <w:uiPriority w:val="49"/>
    <w:rsid w:val="002B274D"/>
    <w:pPr>
      <w:spacing w:after="0" w:line="240" w:lineRule="auto"/>
    </w:pPr>
    <w:rPr>
      <w:rFonts w:ascii="Times New Roman" w:eastAsia="SimSun" w:hAnsi="Times New Roman" w:cs="Times New Roman"/>
      <w:sz w:val="20"/>
      <w:szCs w:val="20"/>
      <w:lang w:val="en-CA"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
    <w:name w:val="Plain Table 11"/>
    <w:basedOn w:val="TableNormal"/>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2B274D"/>
    <w:pPr>
      <w:spacing w:after="0" w:line="240" w:lineRule="auto"/>
    </w:pPr>
    <w:rPr>
      <w:lang w:val="en-AU"/>
    </w:rPr>
  </w:style>
  <w:style w:type="paragraph" w:styleId="Quote">
    <w:name w:val="Quote"/>
    <w:basedOn w:val="Normal"/>
    <w:next w:val="Normal"/>
    <w:link w:val="QuoteChar"/>
    <w:uiPriority w:val="29"/>
    <w:qFormat/>
    <w:rsid w:val="002B274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B274D"/>
    <w:rPr>
      <w:rFonts w:ascii="Times New Roman" w:hAnsi="Times New Roman"/>
      <w:i/>
      <w:iCs/>
      <w:color w:val="404040" w:themeColor="text1" w:themeTint="BF"/>
      <w:sz w:val="20"/>
      <w:lang w:val="en-AU"/>
    </w:rPr>
  </w:style>
  <w:style w:type="paragraph" w:customStyle="1" w:styleId="Methodsheadings">
    <w:name w:val="Methods headings"/>
    <w:basedOn w:val="Normal"/>
    <w:link w:val="MethodsheadingsChar"/>
    <w:qFormat/>
    <w:rsid w:val="002B274D"/>
    <w:pPr>
      <w:spacing w:line="240" w:lineRule="auto"/>
    </w:pPr>
    <w:rPr>
      <w:b/>
    </w:rPr>
  </w:style>
  <w:style w:type="table" w:customStyle="1" w:styleId="GridTable5Dark-Accent31">
    <w:name w:val="Grid Table 5 Dark - Accent 31"/>
    <w:basedOn w:val="TableNormal"/>
    <w:uiPriority w:val="50"/>
    <w:rsid w:val="002B274D"/>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MethodsheadingsChar">
    <w:name w:val="Methods headings Char"/>
    <w:basedOn w:val="DefaultParagraphFont"/>
    <w:link w:val="Methodsheadings"/>
    <w:rsid w:val="002B274D"/>
    <w:rPr>
      <w:rFonts w:ascii="Times New Roman" w:hAnsi="Times New Roman"/>
      <w:b/>
      <w:sz w:val="20"/>
      <w:lang w:val="en-AU"/>
    </w:rPr>
  </w:style>
  <w:style w:type="numbering" w:customStyle="1" w:styleId="NoList1">
    <w:name w:val="No List1"/>
    <w:next w:val="NoList"/>
    <w:uiPriority w:val="99"/>
    <w:semiHidden/>
    <w:unhideWhenUsed/>
    <w:rsid w:val="002B274D"/>
  </w:style>
  <w:style w:type="table" w:customStyle="1" w:styleId="TableGrid2">
    <w:name w:val="Table Grid2"/>
    <w:basedOn w:val="TableNormal"/>
    <w:next w:val="TableGrid"/>
    <w:uiPriority w:val="59"/>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B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
    <w:uiPriority w:val="49"/>
    <w:rsid w:val="002B274D"/>
    <w:pPr>
      <w:spacing w:after="0" w:line="240" w:lineRule="auto"/>
    </w:pPr>
    <w:rPr>
      <w:rFonts w:ascii="Times New Roman" w:eastAsia="SimSun" w:hAnsi="Times New Roman" w:cs="Times New Roman"/>
      <w:sz w:val="20"/>
      <w:szCs w:val="20"/>
      <w:lang w:val="en-CA"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1">
    <w:name w:val="Plain Table 111"/>
    <w:basedOn w:val="TableNormal"/>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next w:val="PlainTable1"/>
    <w:uiPriority w:val="41"/>
    <w:rsid w:val="002B27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aptionChar">
    <w:name w:val="Caption Char"/>
    <w:basedOn w:val="DefaultParagraphFont"/>
    <w:link w:val="Caption"/>
    <w:uiPriority w:val="35"/>
    <w:rsid w:val="002B274D"/>
    <w:rPr>
      <w:rFonts w:ascii="Times New Roman" w:hAnsi="Times New Roman"/>
      <w:i/>
      <w:iCs/>
      <w:color w:val="404040" w:themeColor="text1" w:themeTint="BF"/>
      <w:sz w:val="18"/>
      <w:szCs w:val="18"/>
    </w:rPr>
  </w:style>
  <w:style w:type="character" w:customStyle="1" w:styleId="CommentSubjectChar1">
    <w:name w:val="Comment Subject Char1"/>
    <w:basedOn w:val="CommentTextChar"/>
    <w:uiPriority w:val="99"/>
    <w:semiHidden/>
    <w:rsid w:val="002B274D"/>
    <w:rPr>
      <w:rFonts w:ascii="Times New Roman" w:eastAsiaTheme="minorHAnsi" w:hAnsi="Times New Roman"/>
      <w:b/>
      <w:bCs/>
      <w:sz w:val="20"/>
      <w:szCs w:val="20"/>
      <w:lang w:val="en-AU"/>
    </w:rPr>
  </w:style>
  <w:style w:type="paragraph" w:customStyle="1" w:styleId="Captionnotcaption">
    <w:name w:val="Caption not caption"/>
    <w:basedOn w:val="Caption"/>
    <w:link w:val="CaptionnotcaptionChar"/>
    <w:qFormat/>
    <w:rsid w:val="002B274D"/>
    <w:pPr>
      <w:jc w:val="both"/>
    </w:pPr>
    <w:rPr>
      <w:color w:val="44546A" w:themeColor="text2"/>
    </w:rPr>
  </w:style>
  <w:style w:type="character" w:customStyle="1" w:styleId="CaptionnotcaptionChar">
    <w:name w:val="Caption not caption Char"/>
    <w:basedOn w:val="CaptionChar"/>
    <w:link w:val="Captionnotcaption"/>
    <w:rsid w:val="002B274D"/>
    <w:rPr>
      <w:rFonts w:ascii="Times New Roman" w:hAnsi="Times New Roman"/>
      <w:i/>
      <w:iCs/>
      <w:color w:val="44546A" w:themeColor="text2"/>
      <w:sz w:val="18"/>
      <w:szCs w:val="18"/>
    </w:rPr>
  </w:style>
  <w:style w:type="table" w:styleId="PlainTable4">
    <w:name w:val="Plain Table 4"/>
    <w:basedOn w:val="TableNormal"/>
    <w:uiPriority w:val="44"/>
    <w:rsid w:val="002B274D"/>
    <w:pPr>
      <w:spacing w:after="0" w:line="240" w:lineRule="auto"/>
    </w:pPr>
    <w:rPr>
      <w:rFonts w:eastAsia="Times New Roman"/>
      <w:lang w:val="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Spacing"/>
    <w:next w:val="NoSpacing"/>
    <w:autoRedefine/>
    <w:uiPriority w:val="39"/>
    <w:unhideWhenUsed/>
    <w:rsid w:val="002B274D"/>
    <w:rPr>
      <w:rFonts w:ascii="Times New Roman" w:hAnsi="Times New Roman"/>
      <w:sz w:val="20"/>
    </w:rPr>
  </w:style>
  <w:style w:type="paragraph" w:styleId="TOC2">
    <w:name w:val="toc 2"/>
    <w:basedOn w:val="NoSpacing"/>
    <w:next w:val="NoSpacing"/>
    <w:autoRedefine/>
    <w:uiPriority w:val="39"/>
    <w:unhideWhenUsed/>
    <w:rsid w:val="002B274D"/>
    <w:pPr>
      <w:ind w:left="200"/>
    </w:pPr>
    <w:rPr>
      <w:rFonts w:ascii="Times New Roman" w:hAnsi="Times New Roman"/>
      <w:sz w:val="20"/>
    </w:rPr>
  </w:style>
  <w:style w:type="paragraph" w:styleId="TOC3">
    <w:name w:val="toc 3"/>
    <w:basedOn w:val="NoSpacing"/>
    <w:next w:val="NoSpacing"/>
    <w:autoRedefine/>
    <w:uiPriority w:val="39"/>
    <w:unhideWhenUsed/>
    <w:rsid w:val="002B274D"/>
    <w:pPr>
      <w:ind w:left="400"/>
    </w:pPr>
    <w:rPr>
      <w:rFonts w:ascii="Times New Roman" w:hAnsi="Times New Roman"/>
      <w:sz w:val="20"/>
    </w:rPr>
  </w:style>
  <w:style w:type="paragraph" w:styleId="TOC4">
    <w:name w:val="toc 4"/>
    <w:basedOn w:val="NoSpacing"/>
    <w:next w:val="NoSpacing"/>
    <w:autoRedefine/>
    <w:uiPriority w:val="39"/>
    <w:semiHidden/>
    <w:unhideWhenUsed/>
    <w:rsid w:val="002B274D"/>
    <w:pPr>
      <w:ind w:left="600"/>
    </w:pPr>
    <w:rPr>
      <w:rFonts w:ascii="Times New Roman" w:hAnsi="Times New Roman"/>
      <w:sz w:val="20"/>
    </w:rPr>
  </w:style>
  <w:style w:type="paragraph" w:styleId="TOC5">
    <w:name w:val="toc 5"/>
    <w:basedOn w:val="NoSpacing"/>
    <w:next w:val="NoSpacing"/>
    <w:autoRedefine/>
    <w:uiPriority w:val="39"/>
    <w:semiHidden/>
    <w:unhideWhenUsed/>
    <w:rsid w:val="002B274D"/>
    <w:pPr>
      <w:ind w:left="800"/>
    </w:pPr>
    <w:rPr>
      <w:rFonts w:ascii="Times New Roman" w:hAnsi="Times New Roman"/>
      <w:sz w:val="20"/>
    </w:rPr>
  </w:style>
  <w:style w:type="paragraph" w:styleId="TOC6">
    <w:name w:val="toc 6"/>
    <w:basedOn w:val="NoSpacing"/>
    <w:next w:val="NoSpacing"/>
    <w:autoRedefine/>
    <w:uiPriority w:val="39"/>
    <w:semiHidden/>
    <w:unhideWhenUsed/>
    <w:rsid w:val="002B274D"/>
    <w:pPr>
      <w:ind w:left="1000"/>
    </w:pPr>
    <w:rPr>
      <w:rFonts w:ascii="Times New Roman" w:hAnsi="Times New Roman"/>
      <w:sz w:val="20"/>
    </w:rPr>
  </w:style>
  <w:style w:type="paragraph" w:styleId="TOC7">
    <w:name w:val="toc 7"/>
    <w:basedOn w:val="NoSpacing"/>
    <w:next w:val="NoSpacing"/>
    <w:autoRedefine/>
    <w:uiPriority w:val="39"/>
    <w:semiHidden/>
    <w:unhideWhenUsed/>
    <w:rsid w:val="002B274D"/>
    <w:pPr>
      <w:ind w:left="1200"/>
    </w:pPr>
    <w:rPr>
      <w:rFonts w:ascii="Times New Roman" w:hAnsi="Times New Roman"/>
      <w:sz w:val="20"/>
    </w:rPr>
  </w:style>
  <w:style w:type="paragraph" w:styleId="TOC8">
    <w:name w:val="toc 8"/>
    <w:basedOn w:val="NoSpacing"/>
    <w:next w:val="NoSpacing"/>
    <w:autoRedefine/>
    <w:uiPriority w:val="39"/>
    <w:semiHidden/>
    <w:unhideWhenUsed/>
    <w:rsid w:val="002B274D"/>
    <w:pPr>
      <w:ind w:left="1400"/>
    </w:pPr>
    <w:rPr>
      <w:rFonts w:ascii="Times New Roman" w:hAnsi="Times New Roman"/>
      <w:sz w:val="20"/>
    </w:rPr>
  </w:style>
  <w:style w:type="paragraph" w:styleId="TOC9">
    <w:name w:val="toc 9"/>
    <w:basedOn w:val="NoSpacing"/>
    <w:next w:val="NoSpacing"/>
    <w:autoRedefine/>
    <w:uiPriority w:val="39"/>
    <w:semiHidden/>
    <w:unhideWhenUsed/>
    <w:rsid w:val="002B274D"/>
    <w:pPr>
      <w:ind w:left="1600"/>
    </w:pPr>
    <w:rPr>
      <w:rFonts w:ascii="Times New Roman" w:hAnsi="Times New Roman"/>
      <w:sz w:val="20"/>
    </w:rPr>
  </w:style>
  <w:style w:type="character" w:customStyle="1" w:styleId="UnresolvedMention2">
    <w:name w:val="Unresolved Mention2"/>
    <w:basedOn w:val="DefaultParagraphFont"/>
    <w:uiPriority w:val="99"/>
    <w:semiHidden/>
    <w:unhideWhenUsed/>
    <w:rsid w:val="002B274D"/>
    <w:rPr>
      <w:color w:val="605E5C"/>
      <w:shd w:val="clear" w:color="auto" w:fill="E1DFDD"/>
    </w:rPr>
  </w:style>
  <w:style w:type="character" w:styleId="UnresolvedMention">
    <w:name w:val="Unresolved Mention"/>
    <w:basedOn w:val="DefaultParagraphFont"/>
    <w:uiPriority w:val="99"/>
    <w:semiHidden/>
    <w:unhideWhenUsed/>
    <w:rsid w:val="00C1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c-impact.eu/doc/LC-Impact_report_SEPT2016_20160927.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11/jiec.13563"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ghgprotocol.org/sites/default/files/2024-08/Global-Warming-Potential-Values%20(August%202024).pdf" TargetMode="External"/><Relationship Id="rId4" Type="http://schemas.openxmlformats.org/officeDocument/2006/relationships/customXml" Target="../customXml/item4.xml"/><Relationship Id="rId9" Type="http://schemas.openxmlformats.org/officeDocument/2006/relationships/hyperlink" Target="https://doi.org/10.5281/zenodo.17090760"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41A19F8C76A8409B1CC67F087BCA5C" ma:contentTypeVersion="13" ma:contentTypeDescription="Create a new document." ma:contentTypeScope="" ma:versionID="3783e71412247a87f6e59deeb27a019f">
  <xsd:schema xmlns:xsd="http://www.w3.org/2001/XMLSchema" xmlns:xs="http://www.w3.org/2001/XMLSchema" xmlns:p="http://schemas.microsoft.com/office/2006/metadata/properties" xmlns:ns2="1599a60f-b8cf-4d14-b834-f50de93dd6fa" xmlns:ns3="0490320f-8b7b-434a-a201-a4eee6941b85" targetNamespace="http://schemas.microsoft.com/office/2006/metadata/properties" ma:root="true" ma:fieldsID="a64cce54f9fea0965ea45688092bbac0" ns2:_="" ns3:_="">
    <xsd:import namespace="1599a60f-b8cf-4d14-b834-f50de93dd6fa"/>
    <xsd:import namespace="0490320f-8b7b-434a-a201-a4eee6941b8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9a60f-b8cf-4d14-b834-f50de93dd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90320f-8b7b-434a-a201-a4eee6941b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4a708b-0d4a-4448-9ab9-14ea9bb6bd88}" ma:internalName="TaxCatchAll" ma:showField="CatchAllData" ma:web="0490320f-8b7b-434a-a201-a4eee6941b8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0490320f-8b7b-434a-a201-a4eee6941b85">
      <UserInfo>
        <DisplayName/>
        <AccountId xsi:nil="true"/>
        <AccountType/>
      </UserInfo>
    </SharedWithUsers>
    <lcf76f155ced4ddcb4097134ff3c332f xmlns="1599a60f-b8cf-4d14-b834-f50de93dd6fa">
      <Terms xmlns="http://schemas.microsoft.com/office/infopath/2007/PartnerControls"/>
    </lcf76f155ced4ddcb4097134ff3c332f>
    <TaxCatchAll xmlns="0490320f-8b7b-434a-a201-a4eee6941b85" xsi:nil="true"/>
  </documentManagement>
</p:properties>
</file>

<file path=customXml/itemProps1.xml><?xml version="1.0" encoding="utf-8"?>
<ds:datastoreItem xmlns:ds="http://schemas.openxmlformats.org/officeDocument/2006/customXml" ds:itemID="{DD9CDD80-71BB-45CC-A6F6-528FB2DF7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9a60f-b8cf-4d14-b834-f50de93dd6fa"/>
    <ds:schemaRef ds:uri="0490320f-8b7b-434a-a201-a4eee6941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2C6627-5150-4F7A-97FD-C6562C20E254}">
  <ds:schemaRefs>
    <ds:schemaRef ds:uri="http://schemas.openxmlformats.org/officeDocument/2006/bibliography"/>
  </ds:schemaRefs>
</ds:datastoreItem>
</file>

<file path=customXml/itemProps3.xml><?xml version="1.0" encoding="utf-8"?>
<ds:datastoreItem xmlns:ds="http://schemas.openxmlformats.org/officeDocument/2006/customXml" ds:itemID="{C8653053-4EFC-4038-82C3-AC60DF15F2FD}">
  <ds:schemaRefs>
    <ds:schemaRef ds:uri="http://schemas.microsoft.com/sharepoint/v3/contenttype/forms"/>
  </ds:schemaRefs>
</ds:datastoreItem>
</file>

<file path=customXml/itemProps4.xml><?xml version="1.0" encoding="utf-8"?>
<ds:datastoreItem xmlns:ds="http://schemas.openxmlformats.org/officeDocument/2006/customXml" ds:itemID="{221DB617-A633-4E43-98D0-F917EAF57479}">
  <ds:schemaRefs>
    <ds:schemaRef ds:uri="http://schemas.microsoft.com/office/2006/metadata/properties"/>
    <ds:schemaRef ds:uri="http://schemas.microsoft.com/office/infopath/2007/PartnerControls"/>
    <ds:schemaRef ds:uri="0490320f-8b7b-434a-a201-a4eee6941b85"/>
    <ds:schemaRef ds:uri="1599a60f-b8cf-4d14-b834-f50de93dd6fa"/>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1908</Words>
  <Characters>10881</Characters>
  <Application>Microsoft Office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Kennard</dc:creator>
  <cp:keywords/>
  <dc:description/>
  <cp:lastModifiedBy>Eckelman, Matthew</cp:lastModifiedBy>
  <cp:revision>2</cp:revision>
  <dcterms:created xsi:type="dcterms:W3CDTF">2026-09-11T21:11:00Z</dcterms:created>
  <dcterms:modified xsi:type="dcterms:W3CDTF">2026-09-11T21:11:00Z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0x010100C741A19F8C76A8409B1CC67F087BCA5C</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{"FileActivityType":"6","FileActivityTimeStamp":"2025-12-29T12:52:05.090Z","FileActivityUsersOnPage":[{"DisplayName":"Melanie Marino","Id":"marino.me@northeastern.edu"}],"FileActivityNavigationId":null}</vt:lpwstr>
  </property>
  <property fmtid="{D5CDD505-2E9C-101B-9397-08002B2CF9AE}" pid="7" name="TriggerFlowInfo">
    <vt:lpwstr/>
  </property>
  <property fmtid="{D5CDD505-2E9C-101B-9397-08002B2CF9AE}" pid="8" name="ZOTERO_PREF_1">
    <vt:lpwstr>&lt;data data-version="3" zotero-version="7.0.32"&gt;&lt;session id="DJVUtW7O"/&gt;&lt;style id="" hasBibliography="0" bibliographyStyleHasBeenSet="0"/&gt;&lt;prefs/&gt;&lt;/data&gt;</vt:lpwstr>
  </property>
</Properties>
</file>